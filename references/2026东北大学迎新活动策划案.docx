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2A529">
      <w:pPr>
        <w:spacing w:after="0" w:line="620" w:lineRule="exact"/>
        <w:jc w:val="center"/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0" w:author="Amya Liu" w:date="2026-08-04T10:27:43Z">
            <w:rPr>
              <w:rFonts w:ascii="方正仿宋_GBK" w:eastAsia="方正仿宋_GBK"/>
              <w:b/>
              <w:bCs/>
              <w:sz w:val="44"/>
              <w:szCs w:val="42"/>
            </w:rPr>
          </w:rPrChange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2"/>
          <w:rPrChange w:id="1" w:author="Amya Liu" w:date="2026-08-04T10:27:43Z">
            <w:rPr>
              <w:rFonts w:hint="eastAsia" w:ascii="方正仿宋_GBK" w:eastAsia="方正仿宋_GBK"/>
              <w:sz w:val="44"/>
              <w:szCs w:val="42"/>
            </w:rPr>
          </w:rPrChange>
        </w:rPr>
        <w:t>“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2" w:author="Amya Liu" w:date="2026-08-04T10:27:43Z">
            <w:rPr>
              <w:rFonts w:ascii="方正仿宋_GBK" w:eastAsia="方正仿宋_GBK"/>
              <w:b/>
              <w:bCs/>
              <w:sz w:val="44"/>
              <w:szCs w:val="42"/>
            </w:rPr>
          </w:rPrChange>
        </w:rPr>
        <w:t>承东大团学薪火，聚青年骨干新力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3" w:author="Amya Liu" w:date="2026-08-04T10:27:43Z">
            <w:rPr>
              <w:rFonts w:hint="eastAsia" w:ascii="方正仿宋_GBK" w:eastAsia="方正仿宋_GBK"/>
              <w:b/>
              <w:bCs/>
              <w:sz w:val="44"/>
              <w:szCs w:val="42"/>
            </w:rPr>
          </w:rPrChange>
        </w:rPr>
        <w:t>”</w:t>
      </w:r>
    </w:p>
    <w:p w14:paraId="4BEB3D29">
      <w:pPr>
        <w:spacing w:after="0" w:line="620" w:lineRule="exact"/>
        <w:jc w:val="center"/>
        <w:rPr>
          <w:ins w:id="4" w:author="Amya Liu" w:date="2026-08-04T10:39:24Z"/>
          <w:rFonts w:hint="eastAsia" w:ascii="方正小标宋简体" w:hAnsi="方正小标宋简体" w:eastAsia="方正小标宋简体" w:cs="方正小标宋简体"/>
          <w:b/>
          <w:bCs/>
          <w:sz w:val="44"/>
          <w:szCs w:val="4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5" w:author="Amya Liu" w:date="2026-08-04T10:27:43Z">
            <w:rPr>
              <w:rFonts w:hint="eastAsia" w:ascii="方正仿宋_GBK" w:eastAsia="方正仿宋_GBK"/>
              <w:b/>
              <w:bCs/>
              <w:sz w:val="44"/>
              <w:szCs w:val="42"/>
            </w:rPr>
          </w:rPrChange>
        </w:rPr>
        <w:t>东北大学</w:t>
      </w:r>
      <w:ins w:id="6" w:author="Amya Liu" w:date="2026-08-04T10:39:22Z">
        <w:r>
          <w:rPr>
            <w:rFonts w:hint="eastAsia" w:ascii="方正小标宋简体" w:hAnsi="方正小标宋简体" w:eastAsia="方正小标宋简体" w:cs="方正小标宋简体"/>
            <w:b/>
            <w:bCs/>
            <w:sz w:val="44"/>
            <w:szCs w:val="42"/>
            <w:lang w:eastAsia="zh-CN"/>
          </w:rPr>
          <w:t>团委</w:t>
        </w:r>
      </w:ins>
      <w:ins w:id="7" w:author="Amya Liu" w:date="2026-08-04T10:39:23Z">
        <w:r>
          <w:rPr>
            <w:rFonts w:hint="eastAsia" w:ascii="方正小标宋简体" w:hAnsi="方正小标宋简体" w:eastAsia="方正小标宋简体" w:cs="方正小标宋简体"/>
            <w:b/>
            <w:bCs/>
            <w:sz w:val="44"/>
            <w:szCs w:val="42"/>
            <w:lang w:eastAsia="zh-CN"/>
          </w:rPr>
          <w:t>学生组织</w:t>
        </w:r>
      </w:ins>
    </w:p>
    <w:p w14:paraId="6755A574">
      <w:pPr>
        <w:spacing w:after="0" w:line="620" w:lineRule="exact"/>
        <w:jc w:val="center"/>
        <w:rPr>
          <w:del w:id="8" w:author="Amya Liu" w:date="2026-08-04T10:27:48Z"/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9" w:author="Amya Liu" w:date="2026-08-04T10:27:43Z">
            <w:rPr>
              <w:del w:id="10" w:author="Amya Liu" w:date="2026-08-04T10:27:48Z"/>
              <w:rFonts w:ascii="方正仿宋_GBK" w:eastAsia="方正仿宋_GBK"/>
              <w:b/>
              <w:bCs/>
              <w:sz w:val="44"/>
              <w:szCs w:val="42"/>
            </w:rPr>
          </w:rPrChange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11" w:author="Amya Liu" w:date="2026-08-04T10:27:43Z">
            <w:rPr>
              <w:rFonts w:ascii="Times New Roman" w:hAnsi="Times New Roman" w:eastAsia="方正仿宋_GBK" w:cs="Times New Roman"/>
              <w:b/>
              <w:bCs/>
              <w:sz w:val="44"/>
              <w:szCs w:val="42"/>
            </w:rPr>
          </w:rPrChange>
        </w:rPr>
        <w:t>2026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12" w:author="Amya Liu" w:date="2026-08-04T10:27:43Z">
            <w:rPr>
              <w:rFonts w:hint="eastAsia" w:ascii="方正仿宋_GBK" w:eastAsia="方正仿宋_GBK"/>
              <w:b/>
              <w:bCs/>
              <w:sz w:val="44"/>
              <w:szCs w:val="42"/>
            </w:rPr>
          </w:rPrChange>
        </w:rPr>
        <w:t>迎新活动</w:t>
      </w:r>
    </w:p>
    <w:p w14:paraId="6755A574">
      <w:pPr>
        <w:spacing w:after="0" w:line="620" w:lineRule="exact"/>
        <w:jc w:val="center"/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14" w:author="Amya Liu" w:date="2026-08-04T10:27:43Z">
            <w:rPr>
              <w:rFonts w:ascii="方正仿宋_GBK" w:eastAsia="方正仿宋_GBK"/>
              <w:b/>
              <w:bCs/>
              <w:sz w:val="44"/>
              <w:szCs w:val="42"/>
            </w:rPr>
          </w:rPrChange>
        </w:rPr>
        <w:pPrChange w:id="13" w:author="Amya Liu" w:date="2026-08-04T10:27:48Z">
          <w:pPr>
            <w:spacing w:after="0" w:line="620" w:lineRule="exact"/>
            <w:jc w:val="center"/>
          </w:pPr>
        </w:pPrChange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2"/>
          <w:rPrChange w:id="15" w:author="Amya Liu" w:date="2026-08-04T10:27:43Z">
            <w:rPr>
              <w:rFonts w:hint="eastAsia" w:ascii="方正仿宋_GBK" w:eastAsia="方正仿宋_GBK"/>
              <w:b/>
              <w:bCs/>
              <w:sz w:val="44"/>
              <w:szCs w:val="42"/>
            </w:rPr>
          </w:rPrChange>
        </w:rPr>
        <w:t>策划案</w:t>
      </w:r>
    </w:p>
    <w:p w14:paraId="0E9BB841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3FFE1C31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779C849C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  <w:r>
        <w:rPr>
          <w:rFonts w:hint="eastAsia" w:ascii="方正仿宋_GBK" w:eastAsia="方正仿宋_GBK"/>
          <w:b/>
          <w:bCs/>
          <w:sz w:val="44"/>
          <w:szCs w:val="4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12065</wp:posOffset>
            </wp:positionV>
            <wp:extent cx="5283200" cy="4763770"/>
            <wp:effectExtent l="0" t="0" r="0" b="0"/>
            <wp:wrapNone/>
            <wp:docPr id="6533665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66574" name="图片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4763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51C3EA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57E351BC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52D45B02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71560049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7B56F712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189E4731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120E5AD7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11B1076F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1DD49312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4485299D">
      <w:pPr>
        <w:spacing w:after="0" w:line="620" w:lineRule="exact"/>
        <w:jc w:val="center"/>
        <w:rPr>
          <w:ins w:id="16" w:author="Amya Liu" w:date="2026-08-04T10:28:00Z"/>
          <w:rFonts w:ascii="方正仿宋_GBK" w:eastAsia="方正仿宋_GBK"/>
          <w:b/>
          <w:bCs/>
          <w:sz w:val="44"/>
          <w:szCs w:val="42"/>
        </w:rPr>
      </w:pPr>
    </w:p>
    <w:p w14:paraId="42352669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1049761F">
      <w:pPr>
        <w:spacing w:after="0" w:line="620" w:lineRule="exact"/>
        <w:jc w:val="center"/>
        <w:rPr>
          <w:rFonts w:ascii="方正仿宋_GBK" w:eastAsia="方正仿宋_GBK"/>
          <w:b/>
          <w:bCs/>
          <w:sz w:val="44"/>
          <w:szCs w:val="42"/>
        </w:rPr>
      </w:pPr>
    </w:p>
    <w:p w14:paraId="2D1EB0C0">
      <w:pPr>
        <w:spacing w:after="0" w:line="620" w:lineRule="exact"/>
        <w:jc w:val="center"/>
        <w:rPr>
          <w:ins w:id="17" w:author="Amya Liu" w:date="2026-08-04T10:27:57Z"/>
          <w:rFonts w:hint="eastAsia" w:ascii="仿宋_GB2312" w:hAnsi="仿宋_GB2312" w:eastAsia="仿宋_GB2312" w:cs="仿宋_GB2312"/>
          <w:sz w:val="32"/>
          <w:szCs w:val="32"/>
          <w:rPrChange w:id="18" w:author="Amya Liu" w:date="2026-08-04T10:28:08Z">
            <w:rPr>
              <w:ins w:id="19" w:author="Amya Liu" w:date="2026-08-04T10:27:57Z"/>
              <w:rFonts w:hint="eastAsia" w:ascii="方正仿宋_GBK" w:eastAsia="方正仿宋_GBK"/>
              <w:sz w:val="30"/>
              <w:szCs w:val="30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20" w:author="Amya Liu" w:date="2026-08-04T10:28:08Z">
            <w:rPr>
              <w:rFonts w:hint="eastAsia" w:ascii="方正仿宋_GBK" w:eastAsia="方正仿宋_GBK"/>
              <w:sz w:val="30"/>
              <w:szCs w:val="30"/>
            </w:rPr>
          </w:rPrChange>
        </w:rPr>
        <w:t>东北大学学生会</w:t>
      </w:r>
    </w:p>
    <w:p w14:paraId="11A295BC">
      <w:pPr>
        <w:spacing w:after="0" w:line="620" w:lineRule="exact"/>
        <w:jc w:val="center"/>
        <w:rPr>
          <w:rFonts w:hint="eastAsia" w:ascii="仿宋_GB2312" w:hAnsi="仿宋_GB2312" w:eastAsia="仿宋_GB2312" w:cs="仿宋_GB2312"/>
          <w:sz w:val="32"/>
          <w:szCs w:val="32"/>
          <w:rPrChange w:id="21" w:author="Amya Liu" w:date="2026-08-04T10:28:08Z">
            <w:rPr>
              <w:rFonts w:ascii="方正仿宋_GBK" w:eastAsia="方正仿宋_GBK"/>
              <w:sz w:val="30"/>
              <w:szCs w:val="30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22" w:author="Amya Liu" w:date="2026-08-04T10:28:08Z">
            <w:rPr>
              <w:rFonts w:ascii="Times New Roman" w:hAnsi="Times New Roman" w:eastAsia="方正仿宋_GBK" w:cs="Times New Roman"/>
              <w:sz w:val="30"/>
              <w:szCs w:val="30"/>
            </w:rPr>
          </w:rPrChange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rPrChange w:id="23" w:author="Amya Liu" w:date="2026-08-04T10:28:08Z">
            <w:rPr>
              <w:rFonts w:hint="eastAsia" w:ascii="方正仿宋_GBK" w:eastAsia="方正仿宋_GBK"/>
              <w:sz w:val="30"/>
              <w:szCs w:val="30"/>
            </w:rPr>
          </w:rPrChange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rPrChange w:id="24" w:author="Amya Liu" w:date="2026-08-04T10:28:08Z">
            <w:rPr>
              <w:rFonts w:ascii="Times New Roman" w:hAnsi="Times New Roman" w:eastAsia="方正仿宋_GBK" w:cs="Times New Roman"/>
              <w:sz w:val="30"/>
              <w:szCs w:val="30"/>
            </w:rPr>
          </w:rPrChange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  <w:rPrChange w:id="25" w:author="Amya Liu" w:date="2026-08-04T10:28:08Z">
            <w:rPr>
              <w:rFonts w:hint="eastAsia" w:ascii="方正仿宋_GBK" w:eastAsia="方正仿宋_GBK"/>
              <w:sz w:val="30"/>
              <w:szCs w:val="30"/>
            </w:rPr>
          </w:rPrChange>
        </w:rPr>
        <w:t>月</w:t>
      </w:r>
    </w:p>
    <w:p w14:paraId="34EC0F57">
      <w:pPr>
        <w:widowControl/>
        <w:spacing w:after="0" w:line="620" w:lineRule="exact"/>
        <w:ind w:firstLine="600" w:firstLineChars="200"/>
        <w:rPr>
          <w:rFonts w:ascii="方正黑体_GBK" w:eastAsia="方正黑体_GBK"/>
          <w:sz w:val="34"/>
          <w:szCs w:val="34"/>
        </w:rPr>
        <w:pPrChange w:id="26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仿宋_GBK" w:eastAsia="方正仿宋_GBK"/>
          <w:sz w:val="30"/>
          <w:szCs w:val="30"/>
        </w:rPr>
        <w:br w:type="page"/>
      </w:r>
      <w:r>
        <w:rPr>
          <w:rFonts w:hint="eastAsia" w:ascii="方正黑体_GBK" w:eastAsia="方正黑体_GBK"/>
          <w:sz w:val="32"/>
          <w:szCs w:val="32"/>
          <w:rPrChange w:id="27" w:author="Amya Liu" w:date="2026-08-04T10:29:55Z">
            <w:rPr>
              <w:rFonts w:hint="eastAsia" w:ascii="方正黑体_GBK" w:eastAsia="方正黑体_GBK"/>
              <w:sz w:val="34"/>
              <w:szCs w:val="34"/>
            </w:rPr>
          </w:rPrChange>
        </w:rPr>
        <w:t>一、活动目的</w:t>
      </w:r>
    </w:p>
    <w:p w14:paraId="7266163E">
      <w:pPr>
        <w:widowControl/>
        <w:spacing w:after="0" w:line="620" w:lineRule="exact"/>
        <w:ind w:firstLine="600" w:firstLineChars="200"/>
        <w:rPr>
          <w:rFonts w:hint="eastAsia" w:ascii="仿宋_GB2312" w:hAnsi="仿宋_GB2312" w:eastAsia="仿宋_GB2312" w:cs="仿宋_GB2312"/>
          <w:sz w:val="32"/>
          <w:szCs w:val="32"/>
          <w:rPrChange w:id="29" w:author="Amya Liu" w:date="2026-08-04T10:29:03Z">
            <w:rPr>
              <w:rFonts w:ascii="方正仿宋_GBK" w:eastAsia="方正仿宋_GBK"/>
              <w:sz w:val="34"/>
              <w:szCs w:val="34"/>
            </w:rPr>
          </w:rPrChange>
        </w:rPr>
        <w:pPrChange w:id="28" w:author="Amya Liu" w:date="2026-08-04T10:28:47Z">
          <w:pPr>
            <w:widowControl/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30" w:author="Amya Liu" w:date="2026-08-04T10:29:03Z">
            <w:rPr>
              <w:rFonts w:ascii="方正仿宋_GBK" w:eastAsia="方正仿宋_GBK"/>
              <w:sz w:val="34"/>
              <w:szCs w:val="34"/>
            </w:rPr>
          </w:rPrChange>
        </w:rPr>
        <w:t>为搭建</w:t>
      </w:r>
      <w:r>
        <w:rPr>
          <w:rFonts w:hint="eastAsia" w:ascii="仿宋_GB2312" w:hAnsi="仿宋_GB2312" w:eastAsia="仿宋_GB2312" w:cs="仿宋_GB2312"/>
          <w:sz w:val="32"/>
          <w:szCs w:val="32"/>
          <w:rPrChange w:id="31" w:author="Amya Liu" w:date="2026-08-04T10:29:03Z">
            <w:rPr>
              <w:rFonts w:hint="eastAsia" w:ascii="方正仿宋_GBK" w:eastAsia="方正仿宋_GBK"/>
              <w:sz w:val="34"/>
              <w:szCs w:val="34"/>
            </w:rPr>
          </w:rPrChange>
        </w:rPr>
        <w:t>东北大学</w:t>
      </w:r>
      <w:r>
        <w:rPr>
          <w:rFonts w:hint="eastAsia" w:ascii="仿宋_GB2312" w:hAnsi="仿宋_GB2312" w:eastAsia="仿宋_GB2312" w:cs="仿宋_GB2312"/>
          <w:sz w:val="32"/>
          <w:szCs w:val="32"/>
          <w:rPrChange w:id="32" w:author="Amya Liu" w:date="2026-08-04T10:29:03Z">
            <w:rPr>
              <w:rFonts w:ascii="方正仿宋_GBK" w:eastAsia="方正仿宋_GBK"/>
              <w:sz w:val="34"/>
              <w:szCs w:val="34"/>
            </w:rPr>
          </w:rPrChange>
        </w:rPr>
        <w:t>学生组织与</w:t>
      </w:r>
      <w:r>
        <w:rPr>
          <w:rFonts w:hint="eastAsia" w:ascii="仿宋_GB2312" w:hAnsi="仿宋_GB2312" w:eastAsia="仿宋_GB2312" w:cs="仿宋_GB2312"/>
          <w:sz w:val="32"/>
          <w:szCs w:val="32"/>
          <w:rPrChange w:id="33" w:author="Amya Liu" w:date="2026-08-04T10:29:03Z">
            <w:rPr>
              <w:rFonts w:ascii="Times New Roman" w:hAnsi="Times New Roman" w:eastAsia="方正仿宋_GBK"/>
              <w:sz w:val="34"/>
              <w:szCs w:val="34"/>
            </w:rPr>
          </w:rPrChange>
        </w:rPr>
        <w:t>2026</w:t>
      </w:r>
      <w:ins w:id="34" w:author="Amya Liu" w:date="2026-08-04T10:26:47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  <w:rPrChange w:id="35" w:author="Amya Liu" w:date="2026-08-04T10:29:03Z">
              <w:rPr>
                <w:rFonts w:hint="eastAsia" w:ascii="Times New Roman" w:hAnsi="Times New Roman" w:eastAsia="方正仿宋_GBK"/>
                <w:sz w:val="34"/>
                <w:szCs w:val="34"/>
                <w:lang w:eastAsia="zh-CN"/>
              </w:rPr>
            </w:rPrChange>
          </w:rPr>
          <w:t>届</w:t>
        </w:r>
      </w:ins>
      <w:del w:id="37" w:author="Amya Liu" w:date="2026-08-04T10:26:45Z">
        <w:r>
          <w:rPr>
            <w:rFonts w:hint="eastAsia" w:ascii="仿宋_GB2312" w:hAnsi="仿宋_GB2312" w:eastAsia="仿宋_GB2312" w:cs="仿宋_GB2312"/>
            <w:sz w:val="32"/>
            <w:szCs w:val="32"/>
            <w:rPrChange w:id="38" w:author="Amya Liu" w:date="2026-08-04T10:29:03Z">
              <w:rPr>
                <w:rFonts w:ascii="方正仿宋_GBK" w:eastAsia="方正仿宋_GBK"/>
                <w:sz w:val="34"/>
                <w:szCs w:val="34"/>
              </w:rPr>
            </w:rPrChange>
          </w:rPr>
          <w:delText>级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rPrChange w:id="40" w:author="Amya Liu" w:date="2026-08-04T10:29:03Z">
            <w:rPr>
              <w:rFonts w:ascii="方正仿宋_GBK" w:eastAsia="方正仿宋_GBK"/>
              <w:sz w:val="34"/>
              <w:szCs w:val="34"/>
            </w:rPr>
          </w:rPrChange>
        </w:rPr>
        <w:t>新生的交流平台，全方位展示校学生会及各团学组织职能、特色工作与成长平台，发掘并吸纳有服务热忱</w:t>
      </w:r>
      <w:r>
        <w:rPr>
          <w:rFonts w:hint="eastAsia" w:ascii="仿宋_GB2312" w:hAnsi="仿宋_GB2312" w:eastAsia="仿宋_GB2312" w:cs="仿宋_GB2312"/>
          <w:sz w:val="32"/>
          <w:szCs w:val="32"/>
          <w:rPrChange w:id="41" w:author="Amya Liu" w:date="2026-08-04T10:29:03Z">
            <w:rPr>
              <w:rFonts w:hint="eastAsia" w:ascii="方正仿宋_GBK" w:eastAsia="方正仿宋_GBK"/>
              <w:sz w:val="34"/>
              <w:szCs w:val="34"/>
            </w:rPr>
          </w:rPrChange>
        </w:rPr>
        <w:t>与</w:t>
      </w:r>
      <w:r>
        <w:rPr>
          <w:rFonts w:hint="eastAsia" w:ascii="仿宋_GB2312" w:hAnsi="仿宋_GB2312" w:eastAsia="仿宋_GB2312" w:cs="仿宋_GB2312"/>
          <w:sz w:val="32"/>
          <w:szCs w:val="32"/>
          <w:rPrChange w:id="42" w:author="Amya Liu" w:date="2026-08-04T10:29:03Z">
            <w:rPr>
              <w:rFonts w:ascii="方正仿宋_GBK" w:eastAsia="方正仿宋_GBK"/>
              <w:sz w:val="34"/>
              <w:szCs w:val="34"/>
            </w:rPr>
          </w:rPrChange>
        </w:rPr>
        <w:t>责任担当的优秀新生骨干，充实团学后备人才队伍</w:t>
      </w:r>
      <w:r>
        <w:rPr>
          <w:rFonts w:hint="eastAsia" w:ascii="仿宋_GB2312" w:hAnsi="仿宋_GB2312" w:eastAsia="仿宋_GB2312" w:cs="仿宋_GB2312"/>
          <w:sz w:val="32"/>
          <w:szCs w:val="32"/>
          <w:rPrChange w:id="43" w:author="Amya Liu" w:date="2026-08-04T10:29:03Z">
            <w:rPr>
              <w:rFonts w:hint="eastAsia" w:ascii="方正仿宋_GBK" w:eastAsia="方正仿宋_GBK"/>
              <w:sz w:val="34"/>
              <w:szCs w:val="34"/>
            </w:rPr>
          </w:rPrChange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rPrChange w:id="44" w:author="Amya Liu" w:date="2026-08-04T10:29:03Z">
            <w:rPr>
              <w:rFonts w:ascii="方正仿宋_GBK" w:eastAsia="方正仿宋_GBK"/>
              <w:sz w:val="34"/>
              <w:szCs w:val="34"/>
            </w:rPr>
          </w:rPrChange>
        </w:rPr>
        <w:t>东北大学学生会特开展本次团委学生组织迎新活动</w:t>
      </w:r>
      <w:r>
        <w:rPr>
          <w:rFonts w:hint="eastAsia" w:ascii="仿宋_GB2312" w:hAnsi="仿宋_GB2312" w:eastAsia="仿宋_GB2312" w:cs="仿宋_GB2312"/>
          <w:sz w:val="32"/>
          <w:szCs w:val="32"/>
          <w:rPrChange w:id="45" w:author="Amya Liu" w:date="2026-08-04T10:29:03Z">
            <w:rPr>
              <w:rFonts w:hint="eastAsia" w:ascii="方正仿宋_GBK" w:eastAsia="方正仿宋_GBK"/>
              <w:sz w:val="34"/>
              <w:szCs w:val="34"/>
            </w:rPr>
          </w:rPrChange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rPrChange w:id="46" w:author="Amya Liu" w:date="2026-08-04T10:29:03Z">
            <w:rPr>
              <w:rFonts w:ascii="方正仿宋_GBK" w:eastAsia="方正仿宋_GBK"/>
              <w:sz w:val="34"/>
              <w:szCs w:val="34"/>
            </w:rPr>
          </w:rPrChange>
        </w:rPr>
        <w:t>引导意向新生明晰学生工作路径，在服务校园的实践中锤炼青年本领，续写东大团学工作新篇章。</w:t>
      </w:r>
    </w:p>
    <w:p w14:paraId="369AA08F">
      <w:pPr>
        <w:widowControl/>
        <w:spacing w:after="0" w:line="620" w:lineRule="exact"/>
        <w:ind w:firstLine="640" w:firstLineChars="200"/>
        <w:rPr>
          <w:rFonts w:ascii="方正黑体_GBK" w:eastAsia="方正黑体_GBK"/>
          <w:sz w:val="32"/>
          <w:szCs w:val="32"/>
          <w:rPrChange w:id="48" w:author="Amya Liu" w:date="2026-08-04T10:29:51Z">
            <w:rPr>
              <w:rFonts w:ascii="方正黑体_GBK" w:eastAsia="方正黑体_GBK"/>
              <w:sz w:val="34"/>
              <w:szCs w:val="34"/>
            </w:rPr>
          </w:rPrChange>
        </w:rPr>
        <w:pPrChange w:id="47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黑体_GBK" w:eastAsia="方正黑体_GBK"/>
          <w:sz w:val="32"/>
          <w:szCs w:val="32"/>
          <w:rPrChange w:id="49" w:author="Amya Liu" w:date="2026-08-04T10:29:51Z">
            <w:rPr>
              <w:rFonts w:hint="eastAsia" w:ascii="方正黑体_GBK" w:eastAsia="方正黑体_GBK"/>
              <w:sz w:val="34"/>
              <w:szCs w:val="34"/>
            </w:rPr>
          </w:rPrChange>
        </w:rPr>
        <w:t>二、活动主题</w:t>
      </w:r>
    </w:p>
    <w:p w14:paraId="1D708F39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1" w:author="Amya Liu" w:date="2026-08-04T10:29:10Z">
            <w:rPr>
              <w:rFonts w:ascii="方正仿宋_GBK" w:eastAsia="方正仿宋_GBK"/>
              <w:sz w:val="34"/>
              <w:szCs w:val="34"/>
            </w:rPr>
          </w:rPrChange>
        </w:rPr>
        <w:pPrChange w:id="50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52" w:author="Amya Liu" w:date="2026-08-04T10:29:10Z">
            <w:rPr>
              <w:rFonts w:ascii="方正仿宋_GBK" w:eastAsia="方正仿宋_GBK"/>
              <w:sz w:val="34"/>
              <w:szCs w:val="34"/>
            </w:rPr>
          </w:rPrChange>
        </w:rPr>
        <w:t>承东大团学薪火，聚青年骨干新力</w:t>
      </w:r>
    </w:p>
    <w:p w14:paraId="026C6670">
      <w:pPr>
        <w:widowControl/>
        <w:spacing w:after="0" w:line="620" w:lineRule="exact"/>
        <w:ind w:firstLine="640" w:firstLineChars="200"/>
        <w:rPr>
          <w:rFonts w:ascii="方正黑体_GBK" w:eastAsia="方正黑体_GBK"/>
          <w:sz w:val="32"/>
          <w:szCs w:val="32"/>
          <w:rPrChange w:id="54" w:author="Amya Liu" w:date="2026-08-04T10:29:51Z">
            <w:rPr>
              <w:rFonts w:ascii="方正黑体_GBK" w:eastAsia="方正黑体_GBK"/>
              <w:sz w:val="34"/>
              <w:szCs w:val="34"/>
            </w:rPr>
          </w:rPrChange>
        </w:rPr>
        <w:pPrChange w:id="53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黑体_GBK" w:eastAsia="方正黑体_GBK"/>
          <w:sz w:val="32"/>
          <w:szCs w:val="32"/>
          <w:rPrChange w:id="55" w:author="Amya Liu" w:date="2026-08-04T10:29:51Z">
            <w:rPr>
              <w:rFonts w:hint="eastAsia" w:ascii="方正黑体_GBK" w:eastAsia="方正黑体_GBK"/>
              <w:sz w:val="34"/>
              <w:szCs w:val="34"/>
            </w:rPr>
          </w:rPrChange>
        </w:rPr>
        <w:t>三、活动对象</w:t>
      </w:r>
    </w:p>
    <w:p w14:paraId="5E03CEC6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7" w:author="Amya Liu" w:date="2026-08-04T10:29:15Z">
            <w:rPr>
              <w:rFonts w:ascii="方正仿宋_GBK" w:eastAsia="方正仿宋_GBK"/>
              <w:sz w:val="34"/>
              <w:szCs w:val="34"/>
            </w:rPr>
          </w:rPrChange>
        </w:rPr>
        <w:pPrChange w:id="56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58" w:author="Amya Liu" w:date="2026-08-04T10:29:15Z">
            <w:rPr>
              <w:rFonts w:hint="eastAsia" w:ascii="方正仿宋_GBK" w:eastAsia="方正仿宋_GBK"/>
              <w:sz w:val="34"/>
              <w:szCs w:val="34"/>
            </w:rPr>
          </w:rPrChange>
        </w:rPr>
        <w:t>东北大学</w:t>
      </w:r>
      <w:r>
        <w:rPr>
          <w:rFonts w:hint="eastAsia" w:ascii="仿宋_GB2312" w:hAnsi="仿宋_GB2312" w:eastAsia="仿宋_GB2312" w:cs="仿宋_GB2312"/>
          <w:sz w:val="32"/>
          <w:szCs w:val="32"/>
          <w:rPrChange w:id="59" w:author="Amya Liu" w:date="2026-08-04T10:29:15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2026</w:t>
      </w:r>
      <w:r>
        <w:rPr>
          <w:rFonts w:hint="eastAsia" w:ascii="仿宋_GB2312" w:hAnsi="仿宋_GB2312" w:eastAsia="仿宋_GB2312" w:cs="仿宋_GB2312"/>
          <w:sz w:val="32"/>
          <w:szCs w:val="32"/>
          <w:rPrChange w:id="60" w:author="Amya Liu" w:date="2026-08-04T10:29:15Z">
            <w:rPr>
              <w:rFonts w:hint="eastAsia" w:ascii="方正仿宋_GBK" w:eastAsia="方正仿宋_GBK"/>
              <w:sz w:val="34"/>
              <w:szCs w:val="34"/>
            </w:rPr>
          </w:rPrChange>
        </w:rPr>
        <w:t>届新生</w:t>
      </w:r>
    </w:p>
    <w:p w14:paraId="7FB805DB">
      <w:pPr>
        <w:widowControl/>
        <w:spacing w:after="0" w:line="620" w:lineRule="exact"/>
        <w:ind w:firstLine="640" w:firstLineChars="200"/>
        <w:rPr>
          <w:rFonts w:ascii="方正黑体_GBK" w:eastAsia="方正黑体_GBK"/>
          <w:sz w:val="32"/>
          <w:szCs w:val="32"/>
          <w:rPrChange w:id="62" w:author="Amya Liu" w:date="2026-08-04T10:29:51Z">
            <w:rPr>
              <w:rFonts w:ascii="方正黑体_GBK" w:eastAsia="方正黑体_GBK"/>
              <w:sz w:val="34"/>
              <w:szCs w:val="34"/>
            </w:rPr>
          </w:rPrChange>
        </w:rPr>
        <w:pPrChange w:id="61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黑体_GBK" w:eastAsia="方正黑体_GBK"/>
          <w:sz w:val="32"/>
          <w:szCs w:val="32"/>
          <w:rPrChange w:id="63" w:author="Amya Liu" w:date="2026-08-04T10:29:51Z">
            <w:rPr>
              <w:rFonts w:hint="eastAsia" w:ascii="方正黑体_GBK" w:eastAsia="方正黑体_GBK"/>
              <w:sz w:val="34"/>
              <w:szCs w:val="34"/>
            </w:rPr>
          </w:rPrChange>
        </w:rPr>
        <w:t>四、主办单位</w:t>
      </w:r>
    </w:p>
    <w:p w14:paraId="34C245D9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5" w:author="Amya Liu" w:date="2026-08-04T10:29:22Z">
            <w:rPr>
              <w:rFonts w:ascii="方正仿宋_GBK" w:eastAsia="方正仿宋_GBK"/>
              <w:sz w:val="34"/>
              <w:szCs w:val="34"/>
            </w:rPr>
          </w:rPrChange>
        </w:rPr>
        <w:pPrChange w:id="64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66" w:author="Amya Liu" w:date="2026-08-04T10:29:22Z">
            <w:rPr>
              <w:rFonts w:hint="eastAsia" w:ascii="方正仿宋_GBK" w:eastAsia="方正仿宋_GBK"/>
              <w:sz w:val="34"/>
              <w:szCs w:val="34"/>
            </w:rPr>
          </w:rPrChange>
        </w:rPr>
        <w:t>共青团东北大学委员会</w:t>
      </w:r>
    </w:p>
    <w:p w14:paraId="2E072D1E">
      <w:pPr>
        <w:widowControl/>
        <w:spacing w:after="0" w:line="620" w:lineRule="exact"/>
        <w:ind w:firstLine="640" w:firstLineChars="200"/>
        <w:rPr>
          <w:rFonts w:ascii="方正黑体_GBK" w:eastAsia="方正黑体_GBK"/>
          <w:sz w:val="32"/>
          <w:szCs w:val="32"/>
          <w:rPrChange w:id="68" w:author="Amya Liu" w:date="2026-08-04T10:29:51Z">
            <w:rPr>
              <w:rFonts w:ascii="方正黑体_GBK" w:eastAsia="方正黑体_GBK"/>
              <w:sz w:val="34"/>
              <w:szCs w:val="34"/>
            </w:rPr>
          </w:rPrChange>
        </w:rPr>
        <w:pPrChange w:id="67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黑体_GBK" w:eastAsia="方正黑体_GBK"/>
          <w:sz w:val="32"/>
          <w:szCs w:val="32"/>
          <w:rPrChange w:id="69" w:author="Amya Liu" w:date="2026-08-04T10:29:51Z">
            <w:rPr>
              <w:rFonts w:hint="eastAsia" w:ascii="方正黑体_GBK" w:eastAsia="方正黑体_GBK"/>
              <w:sz w:val="34"/>
              <w:szCs w:val="34"/>
            </w:rPr>
          </w:rPrChange>
        </w:rPr>
        <w:t>五、承办单位</w:t>
      </w:r>
    </w:p>
    <w:p w14:paraId="5222D301">
      <w:pPr>
        <w:widowControl/>
        <w:spacing w:after="0" w:line="620" w:lineRule="exact"/>
        <w:ind w:firstLine="640" w:firstLineChars="200"/>
        <w:rPr>
          <w:rFonts w:ascii="方正仿宋_GBK" w:eastAsia="方正仿宋_GBK"/>
          <w:sz w:val="32"/>
          <w:szCs w:val="32"/>
          <w:rPrChange w:id="71" w:author="Amya Liu" w:date="2026-08-04T10:29:51Z">
            <w:rPr>
              <w:rFonts w:ascii="方正仿宋_GBK" w:eastAsia="方正仿宋_GBK"/>
              <w:sz w:val="34"/>
              <w:szCs w:val="34"/>
            </w:rPr>
          </w:rPrChange>
        </w:rPr>
        <w:pPrChange w:id="70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仿宋_GBK" w:eastAsia="方正仿宋_GBK"/>
          <w:sz w:val="32"/>
          <w:szCs w:val="32"/>
          <w:rPrChange w:id="72" w:author="Amya Liu" w:date="2026-08-04T10:29:51Z">
            <w:rPr>
              <w:rFonts w:hint="eastAsia" w:ascii="方正仿宋_GBK" w:eastAsia="方正仿宋_GBK"/>
              <w:sz w:val="34"/>
              <w:szCs w:val="34"/>
            </w:rPr>
          </w:rPrChange>
        </w:rPr>
        <w:t>东北大学学生会</w:t>
      </w:r>
    </w:p>
    <w:p w14:paraId="3C5DD85B">
      <w:pPr>
        <w:widowControl/>
        <w:spacing w:after="0" w:line="620" w:lineRule="exact"/>
        <w:ind w:firstLine="640" w:firstLineChars="200"/>
        <w:rPr>
          <w:rFonts w:ascii="方正黑体_GBK" w:eastAsia="方正黑体_GBK"/>
          <w:sz w:val="32"/>
          <w:szCs w:val="32"/>
          <w:rPrChange w:id="74" w:author="Amya Liu" w:date="2026-08-04T10:29:51Z">
            <w:rPr>
              <w:rFonts w:ascii="方正黑体_GBK" w:eastAsia="方正黑体_GBK"/>
              <w:sz w:val="34"/>
              <w:szCs w:val="34"/>
            </w:rPr>
          </w:rPrChange>
        </w:rPr>
        <w:pPrChange w:id="73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黑体_GBK" w:eastAsia="方正黑体_GBK"/>
          <w:sz w:val="32"/>
          <w:szCs w:val="32"/>
          <w:rPrChange w:id="75" w:author="Amya Liu" w:date="2026-08-04T10:29:51Z">
            <w:rPr>
              <w:rFonts w:hint="eastAsia" w:ascii="方正黑体_GBK" w:eastAsia="方正黑体_GBK"/>
              <w:sz w:val="34"/>
              <w:szCs w:val="34"/>
            </w:rPr>
          </w:rPrChange>
        </w:rPr>
        <w:t>六、活动时间</w:t>
      </w:r>
    </w:p>
    <w:p w14:paraId="7597BE88">
      <w:pPr>
        <w:widowControl/>
        <w:spacing w:after="0" w:line="620" w:lineRule="exact"/>
        <w:ind w:firstLine="640" w:firstLineChars="200"/>
        <w:rPr>
          <w:rFonts w:ascii="方正仿宋_GBK" w:eastAsia="方正仿宋_GBK"/>
          <w:sz w:val="32"/>
          <w:szCs w:val="32"/>
          <w:rPrChange w:id="77" w:author="Amya Liu" w:date="2026-08-04T10:29:51Z">
            <w:rPr>
              <w:rFonts w:ascii="方正仿宋_GBK" w:eastAsia="方正仿宋_GBK"/>
              <w:sz w:val="34"/>
              <w:szCs w:val="34"/>
            </w:rPr>
          </w:rPrChange>
        </w:rPr>
        <w:pPrChange w:id="76" w:author="Amya Liu" w:date="2026-08-04T10:28:47Z">
          <w:pPr>
            <w:widowControl/>
            <w:spacing w:after="0" w:line="620" w:lineRule="exact"/>
          </w:pPr>
        </w:pPrChange>
      </w:pPr>
      <w:r>
        <w:rPr>
          <w:rFonts w:ascii="Times New Roman" w:hAnsi="Times New Roman" w:eastAsia="方正仿宋_GBK" w:cs="Times New Roman"/>
          <w:sz w:val="32"/>
          <w:szCs w:val="32"/>
          <w:rPrChange w:id="78" w:author="Amya Liu" w:date="2026-08-04T10:29:51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2026</w:t>
      </w:r>
      <w:r>
        <w:rPr>
          <w:rFonts w:hint="eastAsia" w:ascii="方正仿宋_GBK" w:eastAsia="方正仿宋_GBK"/>
          <w:sz w:val="32"/>
          <w:szCs w:val="32"/>
          <w:rPrChange w:id="79" w:author="Amya Liu" w:date="2026-08-04T10:29:51Z">
            <w:rPr>
              <w:rFonts w:hint="eastAsia" w:ascii="方正仿宋_GBK" w:eastAsia="方正仿宋_GBK"/>
              <w:sz w:val="34"/>
              <w:szCs w:val="34"/>
            </w:rPr>
          </w:rPrChange>
        </w:rPr>
        <w:t>年</w:t>
      </w:r>
      <w:r>
        <w:rPr>
          <w:rFonts w:ascii="Times New Roman" w:hAnsi="Times New Roman" w:eastAsia="方正仿宋_GBK" w:cs="Times New Roman"/>
          <w:sz w:val="32"/>
          <w:szCs w:val="32"/>
          <w:rPrChange w:id="80" w:author="Amya Liu" w:date="2026-08-04T10:29:51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8</w:t>
      </w:r>
      <w:r>
        <w:rPr>
          <w:rFonts w:hint="eastAsia" w:ascii="方正仿宋_GBK" w:eastAsia="方正仿宋_GBK"/>
          <w:sz w:val="32"/>
          <w:szCs w:val="32"/>
          <w:rPrChange w:id="81" w:author="Amya Liu" w:date="2026-08-04T10:29:51Z">
            <w:rPr>
              <w:rFonts w:hint="eastAsia" w:ascii="方正仿宋_GBK" w:eastAsia="方正仿宋_GBK"/>
              <w:sz w:val="34"/>
              <w:szCs w:val="34"/>
            </w:rPr>
          </w:rPrChange>
        </w:rPr>
        <w:t>月</w:t>
      </w:r>
      <w:r>
        <w:rPr>
          <w:rFonts w:ascii="Times New Roman" w:hAnsi="Times New Roman" w:eastAsia="方正仿宋_GBK" w:cs="Times New Roman"/>
          <w:sz w:val="32"/>
          <w:szCs w:val="32"/>
          <w:rPrChange w:id="82" w:author="Amya Liu" w:date="2026-08-04T10:29:51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23</w:t>
      </w:r>
      <w:r>
        <w:rPr>
          <w:rFonts w:hint="eastAsia" w:ascii="方正仿宋_GBK" w:eastAsia="方正仿宋_GBK"/>
          <w:sz w:val="32"/>
          <w:szCs w:val="32"/>
          <w:rPrChange w:id="83" w:author="Amya Liu" w:date="2026-08-04T10:29:51Z">
            <w:rPr>
              <w:rFonts w:hint="eastAsia" w:ascii="方正仿宋_GBK" w:eastAsia="方正仿宋_GBK"/>
              <w:sz w:val="34"/>
              <w:szCs w:val="34"/>
            </w:rPr>
          </w:rPrChange>
        </w:rPr>
        <w:t>日</w:t>
      </w:r>
    </w:p>
    <w:p w14:paraId="043F717E">
      <w:pPr>
        <w:widowControl/>
        <w:spacing w:after="0" w:line="620" w:lineRule="exact"/>
        <w:ind w:firstLine="640" w:firstLineChars="200"/>
        <w:rPr>
          <w:rFonts w:ascii="方正黑体_GBK" w:eastAsia="方正黑体_GBK"/>
          <w:sz w:val="32"/>
          <w:szCs w:val="32"/>
          <w:rPrChange w:id="85" w:author="Amya Liu" w:date="2026-08-04T10:29:51Z">
            <w:rPr>
              <w:rFonts w:ascii="方正黑体_GBK" w:eastAsia="方正黑体_GBK"/>
              <w:sz w:val="34"/>
              <w:szCs w:val="34"/>
            </w:rPr>
          </w:rPrChange>
        </w:rPr>
        <w:pPrChange w:id="84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黑体_GBK" w:eastAsia="方正黑体_GBK"/>
          <w:sz w:val="32"/>
          <w:szCs w:val="32"/>
          <w:rPrChange w:id="86" w:author="Amya Liu" w:date="2026-08-04T10:29:51Z">
            <w:rPr>
              <w:rFonts w:hint="eastAsia" w:ascii="方正黑体_GBK" w:eastAsia="方正黑体_GBK"/>
              <w:sz w:val="34"/>
              <w:szCs w:val="34"/>
            </w:rPr>
          </w:rPrChange>
        </w:rPr>
        <w:t>七、活动地点</w:t>
      </w:r>
    </w:p>
    <w:p w14:paraId="00BCE171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88" w:author="Amya Liu" w:date="2026-08-04T10:29:32Z">
            <w:rPr>
              <w:rFonts w:ascii="方正仿宋_GBK" w:eastAsia="方正仿宋_GBK"/>
              <w:sz w:val="34"/>
              <w:szCs w:val="34"/>
            </w:rPr>
          </w:rPrChange>
        </w:rPr>
        <w:pPrChange w:id="87" w:author="Amya Liu" w:date="2026-08-04T10:28:47Z">
          <w:pPr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89" w:author="Amya Liu" w:date="2026-08-04T10:29:32Z">
            <w:rPr>
              <w:rFonts w:hint="eastAsia" w:ascii="方正仿宋_GBK" w:eastAsia="方正仿宋_GBK"/>
              <w:sz w:val="34"/>
              <w:szCs w:val="34"/>
            </w:rPr>
          </w:rPrChange>
        </w:rPr>
        <w:t>南湖校区：综合楼北广场</w:t>
      </w:r>
    </w:p>
    <w:p w14:paraId="689E6004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91" w:author="Amya Liu" w:date="2026-08-04T10:29:32Z">
            <w:rPr>
              <w:rFonts w:ascii="方正仿宋_GBK" w:eastAsia="方正仿宋_GBK"/>
              <w:sz w:val="34"/>
              <w:szCs w:val="34"/>
            </w:rPr>
          </w:rPrChange>
        </w:rPr>
        <w:pPrChange w:id="90" w:author="Amya Liu" w:date="2026-08-04T10:28:47Z">
          <w:pPr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92" w:author="Amya Liu" w:date="2026-08-04T10:29:32Z">
            <w:rPr>
              <w:rFonts w:hint="eastAsia" w:ascii="方正仿宋_GBK" w:eastAsia="方正仿宋_GBK"/>
              <w:sz w:val="34"/>
              <w:szCs w:val="34"/>
            </w:rPr>
          </w:rPrChange>
        </w:rPr>
        <w:t>浑南校区：图书馆前广场</w:t>
      </w:r>
    </w:p>
    <w:p w14:paraId="41EDFEF8">
      <w:pPr>
        <w:widowControl/>
        <w:spacing w:after="0" w:line="620" w:lineRule="exact"/>
        <w:ind w:firstLine="640" w:firstLineChars="200"/>
        <w:rPr>
          <w:rFonts w:ascii="方正黑体_GBK" w:eastAsia="方正黑体_GBK"/>
          <w:sz w:val="32"/>
          <w:szCs w:val="32"/>
          <w:rPrChange w:id="94" w:author="Amya Liu" w:date="2026-08-04T10:29:44Z">
            <w:rPr>
              <w:rFonts w:ascii="方正黑体_GBK" w:eastAsia="方正黑体_GBK"/>
              <w:sz w:val="34"/>
              <w:szCs w:val="34"/>
            </w:rPr>
          </w:rPrChange>
        </w:rPr>
        <w:pPrChange w:id="93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方正黑体_GBK" w:eastAsia="方正黑体_GBK"/>
          <w:sz w:val="32"/>
          <w:szCs w:val="32"/>
          <w:rPrChange w:id="95" w:author="Amya Liu" w:date="2026-08-04T10:29:44Z">
            <w:rPr>
              <w:rFonts w:hint="eastAsia" w:ascii="方正黑体_GBK" w:eastAsia="方正黑体_GBK"/>
              <w:sz w:val="34"/>
              <w:szCs w:val="34"/>
            </w:rPr>
          </w:rPrChange>
        </w:rPr>
        <w:t>八、准备工作</w:t>
      </w:r>
    </w:p>
    <w:p w14:paraId="1C424DED">
      <w:pPr>
        <w:widowControl/>
        <w:spacing w:after="0" w:line="620" w:lineRule="exact"/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rPrChange w:id="97" w:author="Amya Liu" w:date="2026-08-04T10:29:41Z">
            <w:rPr>
              <w:rFonts w:ascii="方正楷体_GBK" w:eastAsia="方正楷体_GBK"/>
              <w:sz w:val="34"/>
              <w:szCs w:val="34"/>
            </w:rPr>
          </w:rPrChange>
        </w:rPr>
        <w:pPrChange w:id="96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楷体_GB2312" w:hAnsi="楷体_GB2312" w:eastAsia="楷体_GB2312" w:cs="楷体_GB2312"/>
          <w:sz w:val="32"/>
          <w:szCs w:val="32"/>
          <w:rPrChange w:id="98" w:author="Amya Liu" w:date="2026-08-04T10:29:41Z">
            <w:rPr>
              <w:rFonts w:hint="eastAsia" w:ascii="方正楷体_GBK" w:eastAsia="方正楷体_GBK"/>
              <w:sz w:val="34"/>
              <w:szCs w:val="34"/>
            </w:rPr>
          </w:rPrChange>
        </w:rPr>
        <w:t>（一）前期安排</w:t>
      </w:r>
    </w:p>
    <w:p w14:paraId="6F17CBE7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00" w:author="Amya Liu" w:date="2026-08-04T10:36:08Z">
            <w:rPr>
              <w:rFonts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pPrChange w:id="99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01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1</w:t>
      </w:r>
      <w:ins w:id="102" w:author="Amya Liu" w:date="2026-08-04T10:29:59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eastAsia="zh-CN" w:bidi="ar"/>
            <w:rPrChange w:id="103" w:author="Amya Liu" w:date="2026-08-04T10:36:08Z">
              <w:rPr>
                <w:rFonts w:hint="eastAsia" w:ascii="Times New Roman" w:hAnsi="Times New Roman" w:eastAsia="方正仿宋_GBK" w:cs="Times New Roman"/>
                <w:kern w:val="0"/>
                <w:sz w:val="34"/>
                <w:szCs w:val="34"/>
                <w:lang w:eastAsia="zh-CN" w:bidi="ar"/>
              </w:rPr>
            </w:rPrChange>
          </w:rPr>
          <w:t>.</w:t>
        </w:r>
      </w:ins>
      <w:del w:id="105" w:author="Amya Liu" w:date="2026-08-04T10:29:58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bidi="ar"/>
            <w:rPrChange w:id="106" w:author="Amya Liu" w:date="2026-08-04T10:36:08Z">
              <w:rPr>
                <w:rFonts w:hint="eastAsia" w:ascii="方正仿宋_GBK" w:hAnsi="方正仿宋_GBK" w:eastAsia="方正仿宋_GBK" w:cs="方正仿宋_GBK"/>
                <w:kern w:val="0"/>
                <w:sz w:val="34"/>
                <w:szCs w:val="34"/>
                <w:lang w:bidi="ar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08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工作人员招募：</w:t>
      </w:r>
    </w:p>
    <w:p w14:paraId="4743CE17">
      <w:pPr>
        <w:widowControl/>
        <w:spacing w:after="0" w:line="620" w:lineRule="exact"/>
        <w:ind w:firstLine="600" w:firstLineChars="200"/>
        <w:rPr>
          <w:rFonts w:hint="eastAsia" w:ascii="仿宋_GB2312" w:hAnsi="仿宋_GB2312" w:eastAsia="仿宋_GB2312" w:cs="仿宋_GB2312"/>
          <w:sz w:val="32"/>
          <w:szCs w:val="32"/>
          <w:rPrChange w:id="110" w:author="Amya Liu" w:date="2026-08-04T10:36:08Z">
            <w:rPr>
              <w:rFonts w:ascii="方正仿宋_GBK" w:hAnsi="方正仿宋_GBK" w:eastAsia="方正仿宋_GBK" w:cs="方正仿宋_GBK"/>
              <w:sz w:val="34"/>
              <w:szCs w:val="34"/>
            </w:rPr>
          </w:rPrChange>
        </w:rPr>
        <w:pPrChange w:id="109" w:author="Amya Liu" w:date="2026-08-04T10:28:47Z">
          <w:pPr>
            <w:widowControl/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1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2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3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6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4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日发布迎新工作人员招募通知，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5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6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7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10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18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日前完成报名信息收集，同步建立工作联络群。</w:t>
      </w:r>
    </w:p>
    <w:p w14:paraId="49B03ED8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20" w:author="Amya Liu" w:date="2026-08-04T10:36:08Z">
            <w:rPr>
              <w:rFonts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pPrChange w:id="119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21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2</w:t>
      </w:r>
      <w:ins w:id="122" w:author="Amya Liu" w:date="2026-08-04T10:30:02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eastAsia="zh-CN" w:bidi="ar"/>
            <w:rPrChange w:id="123" w:author="Amya Liu" w:date="2026-08-04T10:36:08Z">
              <w:rPr>
                <w:rFonts w:hint="eastAsia" w:ascii="Times New Roman" w:hAnsi="Times New Roman" w:eastAsia="方正仿宋_GBK" w:cs="Times New Roman"/>
                <w:kern w:val="0"/>
                <w:sz w:val="34"/>
                <w:szCs w:val="34"/>
                <w:lang w:eastAsia="zh-CN" w:bidi="ar"/>
              </w:rPr>
            </w:rPrChange>
          </w:rPr>
          <w:t>.</w:t>
        </w:r>
      </w:ins>
      <w:del w:id="125" w:author="Amya Liu" w:date="2026-08-04T10:30:02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bidi="ar"/>
            <w:rPrChange w:id="126" w:author="Amya Liu" w:date="2026-08-04T10:36:08Z">
              <w:rPr>
                <w:rFonts w:hint="eastAsia" w:ascii="方正仿宋_GBK" w:hAnsi="方正仿宋_GBK" w:eastAsia="方正仿宋_GBK" w:cs="方正仿宋_GBK"/>
                <w:kern w:val="0"/>
                <w:sz w:val="34"/>
                <w:szCs w:val="34"/>
                <w:lang w:bidi="ar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28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易拉宝、桁架、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29" w:author="Amya Liu" w:date="2026-08-04T10:36:08Z">
            <w:rPr>
              <w:rFonts w:hint="eastAsia" w:ascii="Times New Roman" w:hAnsi="Times New Roman" w:eastAsia="方正仿宋_GBK" w:cs="方正仿宋_GBK"/>
              <w:kern w:val="0"/>
              <w:sz w:val="34"/>
              <w:szCs w:val="34"/>
              <w:lang w:bidi="ar"/>
            </w:rPr>
          </w:rPrChange>
        </w:rPr>
        <w:t>KT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0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板设计：</w:t>
      </w:r>
    </w:p>
    <w:p w14:paraId="0F462E30">
      <w:pPr>
        <w:widowControl/>
        <w:spacing w:after="0" w:line="620" w:lineRule="exact"/>
        <w:ind w:firstLine="600" w:firstLineChars="200"/>
        <w:rPr>
          <w:rFonts w:hint="eastAsia" w:ascii="仿宋_GB2312" w:hAnsi="仿宋_GB2312" w:eastAsia="仿宋_GB2312" w:cs="仿宋_GB2312"/>
          <w:sz w:val="32"/>
          <w:szCs w:val="32"/>
          <w:rPrChange w:id="132" w:author="Amya Liu" w:date="2026-08-04T10:36:08Z">
            <w:rPr>
              <w:rFonts w:ascii="方正仿宋_GBK" w:hAnsi="方正仿宋_GBK" w:eastAsia="方正仿宋_GBK" w:cs="方正仿宋_GBK"/>
              <w:sz w:val="34"/>
              <w:szCs w:val="34"/>
            </w:rPr>
          </w:rPrChange>
        </w:rPr>
        <w:pPrChange w:id="131" w:author="Amya Liu" w:date="2026-08-04T10:28:47Z">
          <w:pPr>
            <w:widowControl/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3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4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5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6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日至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7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12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8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日，与设计公司沟通易拉宝、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39" w:author="Amya Liu" w:date="2026-08-04T10:36:08Z">
            <w:rPr>
              <w:rFonts w:hint="eastAsia" w:ascii="Times New Roman" w:hAnsi="Times New Roman" w:eastAsia="方正仿宋_GBK" w:cs="方正仿宋_GBK"/>
              <w:kern w:val="0"/>
              <w:sz w:val="34"/>
              <w:szCs w:val="34"/>
              <w:lang w:bidi="ar"/>
            </w:rPr>
          </w:rPrChange>
        </w:rPr>
        <w:t>KT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40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板等其他装饰的设计，确认制作规格与要求。</w:t>
      </w:r>
    </w:p>
    <w:p w14:paraId="032ABBDC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42" w:author="Amya Liu" w:date="2026-08-04T10:36:08Z">
            <w:rPr>
              <w:rFonts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pPrChange w:id="141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43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3</w:t>
      </w:r>
      <w:ins w:id="144" w:author="Amya Liu" w:date="2026-08-04T10:30:04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eastAsia="zh-CN" w:bidi="ar"/>
            <w:rPrChange w:id="145" w:author="Amya Liu" w:date="2026-08-04T10:36:08Z">
              <w:rPr>
                <w:rFonts w:hint="eastAsia" w:ascii="Times New Roman" w:hAnsi="Times New Roman" w:eastAsia="方正仿宋_GBK" w:cs="Times New Roman"/>
                <w:kern w:val="0"/>
                <w:sz w:val="34"/>
                <w:szCs w:val="34"/>
                <w:lang w:eastAsia="zh-CN" w:bidi="ar"/>
              </w:rPr>
            </w:rPrChange>
          </w:rPr>
          <w:t>.</w:t>
        </w:r>
      </w:ins>
      <w:del w:id="147" w:author="Amya Liu" w:date="2026-08-04T10:30:04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bidi="ar"/>
            <w:rPrChange w:id="148" w:author="Amya Liu" w:date="2026-08-04T10:36:08Z">
              <w:rPr>
                <w:rFonts w:hint="eastAsia" w:ascii="方正仿宋_GBK" w:hAnsi="方正仿宋_GBK" w:eastAsia="方正仿宋_GBK" w:cs="方正仿宋_GBK"/>
                <w:kern w:val="0"/>
                <w:sz w:val="34"/>
                <w:szCs w:val="34"/>
                <w:lang w:bidi="ar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0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物资准备：</w:t>
      </w:r>
    </w:p>
    <w:p w14:paraId="12669526">
      <w:pPr>
        <w:widowControl/>
        <w:spacing w:after="0" w:line="620" w:lineRule="exact"/>
        <w:ind w:firstLine="600" w:firstLineChars="200"/>
        <w:rPr>
          <w:rFonts w:hint="eastAsia" w:ascii="仿宋_GB2312" w:hAnsi="仿宋_GB2312" w:eastAsia="仿宋_GB2312" w:cs="仿宋_GB2312"/>
          <w:sz w:val="32"/>
          <w:szCs w:val="32"/>
          <w:rPrChange w:id="152" w:author="Amya Liu" w:date="2026-08-04T10:36:08Z">
            <w:rPr>
              <w:rFonts w:ascii="方正仿宋_GBK" w:hAnsi="方正仿宋_GBK" w:eastAsia="方正仿宋_GBK" w:cs="方正仿宋_GBK"/>
              <w:sz w:val="34"/>
              <w:szCs w:val="34"/>
            </w:rPr>
          </w:rPrChange>
        </w:rPr>
        <w:pPrChange w:id="151" w:author="Amya Liu" w:date="2026-08-04T10:28:47Z">
          <w:pPr>
            <w:widowControl/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3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4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5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12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6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日至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7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20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8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59" w:author="Amya Liu" w:date="2026-08-04T10:36:08Z">
            <w:rPr>
              <w:rFonts w:hint="eastAsia"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制作并采购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60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全部所需物料，协调好运送时间，确保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61" w:author="Amya Liu" w:date="2026-08-04T10:36:08Z">
            <w:rPr>
              <w:rFonts w:hint="eastAsia" w:ascii="Times New Roman" w:hAnsi="Times New Roman" w:eastAsia="方正仿宋_GBK" w:cs="方正仿宋_GBK"/>
              <w:kern w:val="0"/>
              <w:sz w:val="34"/>
              <w:szCs w:val="34"/>
              <w:lang w:bidi="ar"/>
            </w:rPr>
          </w:rPrChange>
        </w:rPr>
        <w:t>22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62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日布置场地前南湖和浑南两个校区均已拿到所有物资。另外，迎新当天宣讲介绍各个学生组织的稿件也需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63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要在此期间同步撰写好。</w:t>
      </w:r>
    </w:p>
    <w:p w14:paraId="4D557EE2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65" w:author="Amya Liu" w:date="2026-08-04T10:36:08Z">
            <w:rPr>
              <w:rFonts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pPrChange w:id="164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66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4</w:t>
      </w:r>
      <w:ins w:id="167" w:author="Amya Liu" w:date="2026-08-04T10:30:07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eastAsia="zh-CN" w:bidi="ar"/>
            <w:rPrChange w:id="168" w:author="Amya Liu" w:date="2026-08-04T10:36:08Z">
              <w:rPr>
                <w:rFonts w:hint="eastAsia" w:ascii="Times New Roman" w:hAnsi="Times New Roman" w:eastAsia="方正仿宋_GBK" w:cs="Times New Roman"/>
                <w:kern w:val="0"/>
                <w:sz w:val="34"/>
                <w:szCs w:val="34"/>
                <w:lang w:eastAsia="zh-CN" w:bidi="ar"/>
              </w:rPr>
            </w:rPrChange>
          </w:rPr>
          <w:t>.</w:t>
        </w:r>
      </w:ins>
      <w:del w:id="170" w:author="Amya Liu" w:date="2026-08-04T10:30:07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bidi="ar"/>
            <w:rPrChange w:id="171" w:author="Amya Liu" w:date="2026-08-04T10:36:08Z">
              <w:rPr>
                <w:rFonts w:hint="eastAsia" w:ascii="方正仿宋_GBK" w:hAnsi="方正仿宋_GBK" w:eastAsia="方正仿宋_GBK" w:cs="方正仿宋_GBK"/>
                <w:kern w:val="0"/>
                <w:sz w:val="34"/>
                <w:szCs w:val="34"/>
                <w:lang w:bidi="ar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73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工作人员培训：</w:t>
      </w:r>
    </w:p>
    <w:p w14:paraId="04747EA4">
      <w:pPr>
        <w:widowControl/>
        <w:spacing w:after="0" w:line="620" w:lineRule="exact"/>
        <w:ind w:firstLine="600" w:firstLineChars="200"/>
        <w:rPr>
          <w:rFonts w:hint="eastAsia" w:ascii="仿宋_GB2312" w:hAnsi="仿宋_GB2312" w:eastAsia="仿宋_GB2312" w:cs="仿宋_GB2312"/>
          <w:sz w:val="32"/>
          <w:szCs w:val="32"/>
          <w:rPrChange w:id="175" w:author="Amya Liu" w:date="2026-08-04T10:36:08Z">
            <w:rPr>
              <w:rFonts w:ascii="方正仿宋_GBK" w:hAnsi="方正仿宋_GBK" w:eastAsia="方正仿宋_GBK" w:cs="方正仿宋_GBK"/>
              <w:sz w:val="34"/>
              <w:szCs w:val="34"/>
            </w:rPr>
          </w:rPrChange>
        </w:rPr>
        <w:pPrChange w:id="174" w:author="Amya Liu" w:date="2026-08-04T10:28:47Z">
          <w:pPr>
            <w:widowControl/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76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77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78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20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79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日开展迎新工作人员线上培训，覆盖活动整体流程、岗位职责、点位分布与应急处理方案。</w:t>
      </w:r>
    </w:p>
    <w:p w14:paraId="431DE8CD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81" w:author="Amya Liu" w:date="2026-08-04T10:36:08Z">
            <w:rPr>
              <w:rFonts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pPrChange w:id="180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82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5</w:t>
      </w:r>
      <w:ins w:id="183" w:author="Amya Liu" w:date="2026-08-04T10:30:09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eastAsia="zh-CN" w:bidi="ar"/>
            <w:rPrChange w:id="184" w:author="Amya Liu" w:date="2026-08-04T10:36:08Z">
              <w:rPr>
                <w:rFonts w:hint="eastAsia" w:ascii="Times New Roman" w:hAnsi="Times New Roman" w:eastAsia="方正仿宋_GBK" w:cs="Times New Roman"/>
                <w:kern w:val="0"/>
                <w:sz w:val="34"/>
                <w:szCs w:val="34"/>
                <w:lang w:eastAsia="zh-CN" w:bidi="ar"/>
              </w:rPr>
            </w:rPrChange>
          </w:rPr>
          <w:t>.</w:t>
        </w:r>
      </w:ins>
      <w:del w:id="186" w:author="Amya Liu" w:date="2026-08-04T10:30:09Z">
        <w:r>
          <w:rPr>
            <w:rFonts w:hint="eastAsia" w:ascii="仿宋_GB2312" w:hAnsi="仿宋_GB2312" w:eastAsia="仿宋_GB2312" w:cs="仿宋_GB2312"/>
            <w:kern w:val="0"/>
            <w:sz w:val="32"/>
            <w:szCs w:val="32"/>
            <w:lang w:bidi="ar"/>
            <w:rPrChange w:id="187" w:author="Amya Liu" w:date="2026-08-04T10:36:08Z">
              <w:rPr>
                <w:rFonts w:hint="eastAsia" w:ascii="方正仿宋_GBK" w:hAnsi="方正仿宋_GBK" w:eastAsia="方正仿宋_GBK" w:cs="方正仿宋_GBK"/>
                <w:kern w:val="0"/>
                <w:sz w:val="34"/>
                <w:szCs w:val="34"/>
                <w:lang w:bidi="ar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89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布置现场：</w:t>
      </w:r>
    </w:p>
    <w:p w14:paraId="042B1706">
      <w:pPr>
        <w:widowControl/>
        <w:spacing w:after="0" w:line="620" w:lineRule="exact"/>
        <w:ind w:firstLine="600" w:firstLineChars="200"/>
        <w:rPr>
          <w:rFonts w:hint="eastAsia" w:ascii="仿宋_GB2312" w:hAnsi="仿宋_GB2312" w:eastAsia="仿宋_GB2312" w:cs="仿宋_GB2312"/>
          <w:sz w:val="32"/>
          <w:szCs w:val="32"/>
          <w:rPrChange w:id="191" w:author="Amya Liu" w:date="2026-08-04T10:36:08Z">
            <w:rPr>
              <w:rFonts w:ascii="方正仿宋_GBK" w:hAnsi="方正仿宋_GBK" w:eastAsia="方正仿宋_GBK" w:cs="方正仿宋_GBK"/>
              <w:sz w:val="34"/>
              <w:szCs w:val="34"/>
            </w:rPr>
          </w:rPrChange>
        </w:rPr>
        <w:pPrChange w:id="190" w:author="Amya Liu" w:date="2026-08-04T10:28:47Z">
          <w:pPr>
            <w:widowControl/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92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93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94" w:author="Amya Liu" w:date="2026-08-04T10:36:08Z">
            <w:rPr>
              <w:rFonts w:ascii="Times New Roman" w:hAnsi="Times New Roman" w:eastAsia="方正仿宋_GBK" w:cs="Times New Roman"/>
              <w:kern w:val="0"/>
              <w:sz w:val="34"/>
              <w:szCs w:val="34"/>
              <w:lang w:bidi="ar"/>
            </w:rPr>
          </w:rPrChange>
        </w:rPr>
        <w:t>22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95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日完成迎新现场整体布置，包括场地清场、桁架搭建、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96" w:author="Amya Liu" w:date="2026-08-04T10:36:08Z">
            <w:rPr>
              <w:rFonts w:hint="eastAsia" w:ascii="Times New Roman" w:hAnsi="Times New Roman" w:eastAsia="方正仿宋_GBK" w:cs="方正仿宋_GBK"/>
              <w:kern w:val="0"/>
              <w:sz w:val="34"/>
              <w:szCs w:val="34"/>
              <w:lang w:bidi="ar"/>
            </w:rPr>
          </w:rPrChange>
        </w:rPr>
        <w:t>KT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bidi="ar"/>
          <w:rPrChange w:id="197" w:author="Amya Liu" w:date="2026-08-04T10:36:08Z">
            <w:rPr>
              <w:rFonts w:hint="eastAsia" w:ascii="方正仿宋_GBK" w:hAnsi="方正仿宋_GBK" w:eastAsia="方正仿宋_GBK" w:cs="方正仿宋_GBK"/>
              <w:kern w:val="0"/>
              <w:sz w:val="34"/>
              <w:szCs w:val="34"/>
              <w:lang w:bidi="ar"/>
            </w:rPr>
          </w:rPrChange>
        </w:rPr>
        <w:t>板与易拉宝固定、桌椅摆放等。</w:t>
      </w:r>
    </w:p>
    <w:p w14:paraId="693E2424">
      <w:pPr>
        <w:widowControl/>
        <w:spacing w:after="0" w:line="620" w:lineRule="exact"/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rPrChange w:id="199" w:author="Amya Liu" w:date="2026-08-04T10:30:32Z">
            <w:rPr>
              <w:rFonts w:ascii="方正楷体_GBK" w:eastAsia="方正楷体_GBK"/>
              <w:sz w:val="34"/>
              <w:szCs w:val="34"/>
            </w:rPr>
          </w:rPrChange>
        </w:rPr>
        <w:pPrChange w:id="198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楷体_GB2312" w:hAnsi="楷体_GB2312" w:eastAsia="楷体_GB2312" w:cs="楷体_GB2312"/>
          <w:sz w:val="32"/>
          <w:szCs w:val="32"/>
          <w:rPrChange w:id="200" w:author="Amya Liu" w:date="2026-08-04T10:30:32Z">
            <w:rPr>
              <w:rFonts w:hint="eastAsia" w:ascii="方正楷体_GBK" w:eastAsia="方正楷体_GBK"/>
              <w:sz w:val="34"/>
              <w:szCs w:val="34"/>
            </w:rPr>
          </w:rPrChange>
        </w:rPr>
        <w:t>（二）当天工作及人员安排</w:t>
      </w:r>
    </w:p>
    <w:p w14:paraId="559E7AA0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bCs/>
          <w:sz w:val="32"/>
          <w:szCs w:val="32"/>
          <w:rPrChange w:id="202" w:author="Amya Liu" w:date="2026-08-04T10:30:32Z">
            <w:rPr>
              <w:rFonts w:ascii="方正楷体_GBK" w:eastAsia="方正楷体_GBK"/>
              <w:bCs/>
              <w:sz w:val="34"/>
              <w:szCs w:val="34"/>
            </w:rPr>
          </w:rPrChange>
        </w:rPr>
        <w:pPrChange w:id="201" w:author="Amya Liu" w:date="2026-08-04T10:28:4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bCs/>
          <w:color w:val="000000"/>
          <w:sz w:val="32"/>
          <w:szCs w:val="32"/>
          <w:rPrChange w:id="203" w:author="Amya Liu" w:date="2026-08-04T10:30:32Z">
            <w:rPr>
              <w:rFonts w:ascii="Times New Roman" w:hAnsi="Times New Roman" w:eastAsia="方正楷体_GBK" w:cs="Times New Roman"/>
              <w:bCs/>
              <w:color w:val="000000"/>
              <w:sz w:val="34"/>
              <w:szCs w:val="34"/>
            </w:rPr>
          </w:rPrChange>
        </w:rPr>
        <w:t>1</w:t>
      </w:r>
      <w:ins w:id="204" w:author="Amya Liu" w:date="2026-08-04T10:30:25Z">
        <w:r>
          <w:rPr>
            <w:rFonts w:hint="eastAsia" w:ascii="仿宋_GB2312" w:hAnsi="仿宋_GB2312" w:eastAsia="仿宋_GB2312" w:cs="仿宋_GB2312"/>
            <w:bCs/>
            <w:color w:val="000000"/>
            <w:sz w:val="32"/>
            <w:szCs w:val="32"/>
            <w:lang w:eastAsia="zh-CN"/>
            <w:rPrChange w:id="205" w:author="Amya Liu" w:date="2026-08-04T10:30:32Z">
              <w:rPr>
                <w:rFonts w:hint="eastAsia" w:ascii="仿宋_GB2312" w:hAnsi="仿宋_GB2312" w:eastAsia="仿宋_GB2312" w:cs="仿宋_GB2312"/>
                <w:bCs/>
                <w:color w:val="000000"/>
                <w:sz w:val="34"/>
                <w:szCs w:val="34"/>
                <w:lang w:eastAsia="zh-CN"/>
              </w:rPr>
            </w:rPrChange>
          </w:rPr>
          <w:t>.</w:t>
        </w:r>
      </w:ins>
      <w:del w:id="207" w:author="Amya Liu" w:date="2026-08-04T10:30:25Z">
        <w:r>
          <w:rPr>
            <w:rFonts w:hint="eastAsia" w:ascii="仿宋_GB2312" w:hAnsi="仿宋_GB2312" w:eastAsia="仿宋_GB2312" w:cs="仿宋_GB2312"/>
            <w:bCs/>
            <w:color w:val="000000"/>
            <w:sz w:val="32"/>
            <w:szCs w:val="32"/>
            <w:rPrChange w:id="208" w:author="Amya Liu" w:date="2026-08-04T10:30:32Z">
              <w:rPr>
                <w:rFonts w:ascii="Times New Roman" w:hAnsi="Times New Roman" w:eastAsia="方正楷体_GBK" w:cs="Times New Roman"/>
                <w:bCs/>
                <w:color w:val="000000"/>
                <w:sz w:val="34"/>
                <w:szCs w:val="34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bCs/>
          <w:color w:val="000000"/>
          <w:sz w:val="32"/>
          <w:szCs w:val="32"/>
          <w:rPrChange w:id="210" w:author="Amya Liu" w:date="2026-08-04T10:30:32Z">
            <w:rPr>
              <w:rFonts w:hint="eastAsia" w:ascii="方正楷体_GBK" w:hAnsi="Times New Roman" w:eastAsia="方正楷体_GBK"/>
              <w:bCs/>
              <w:color w:val="000000"/>
              <w:sz w:val="34"/>
              <w:szCs w:val="34"/>
            </w:rPr>
          </w:rPrChange>
        </w:rPr>
        <w:t>岗位设置及具体职责</w:t>
      </w:r>
    </w:p>
    <w:p w14:paraId="3BD31D33">
      <w:pPr>
        <w:spacing w:after="0" w:line="620" w:lineRule="exact"/>
        <w:ind w:firstLine="600" w:firstLineChars="200"/>
        <w:rPr>
          <w:rFonts w:hint="eastAsia" w:ascii="仿宋_GB2312" w:hAnsi="仿宋_GB2312" w:eastAsia="仿宋_GB2312" w:cs="仿宋_GB2312"/>
          <w:sz w:val="32"/>
          <w:szCs w:val="32"/>
          <w:rPrChange w:id="212" w:author="Amya Liu" w:date="2026-08-04T10:35:59Z">
            <w:rPr>
              <w:rFonts w:ascii="方正仿宋_GBK" w:eastAsia="方正仿宋_GBK"/>
              <w:sz w:val="34"/>
              <w:szCs w:val="34"/>
            </w:rPr>
          </w:rPrChange>
        </w:rPr>
        <w:pPrChange w:id="211" w:author="Amya Liu" w:date="2026-08-04T10:28:47Z">
          <w:pPr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13" w:author="Amya Liu" w:date="2026-08-04T10:35:59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现场共设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14" w:author="Amya Liu" w:date="2026-08-04T10:35:59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4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15" w:author="Amya Liu" w:date="2026-08-04T10:35:59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个相邻帐篷。常规时段内，每个帐篷同步配置坐班、引导、宣讲+机动三个岗位，共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16" w:author="Amya Liu" w:date="2026-08-04T10:35:59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17" w:author="Amya Liu" w:date="2026-08-04T10:35:59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人，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18" w:author="Amya Liu" w:date="2026-08-04T10:35:59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4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19" w:author="Amya Liu" w:date="2026-08-04T10:35:59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个帐篷共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20" w:author="Amya Liu" w:date="2026-08-04T10:35:59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12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21" w:author="Amya Liu" w:date="2026-08-04T10:35:59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人岗。</w:t>
      </w:r>
    </w:p>
    <w:tbl>
      <w:tblPr>
        <w:tblStyle w:val="16"/>
        <w:tblW w:w="8957" w:type="dxa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PrChange w:id="222" w:author="Amya Liu" w:date="2026-08-04T10:31:33Z">
          <w:tblPr>
            <w:tblStyle w:val="16"/>
            <w:tblW w:w="8300" w:type="dxa"/>
            <w:tblInd w:w="105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1700"/>
        <w:gridCol w:w="1916"/>
        <w:gridCol w:w="5341"/>
        <w:tblGridChange w:id="223">
          <w:tblGrid>
            <w:gridCol w:w="1700"/>
            <w:gridCol w:w="1500"/>
            <w:gridCol w:w="5100"/>
          </w:tblGrid>
        </w:tblGridChange>
      </w:tblGrid>
      <w:tr w14:paraId="46DA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224" w:author="Amya Liu" w:date="2026-08-04T10:31:33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blHeader/>
          <w:trPrChange w:id="224" w:author="Amya Liu" w:date="2026-08-04T10:31:33Z">
            <w:trPr>
              <w:cantSplit/>
              <w:tblHeader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25" w:author="Amya Liu" w:date="2026-08-04T10:31:33Z">
              <w:tcPr>
                <w:tcW w:w="17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2D13F589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en-US"/>
                <w:rPrChange w:id="226" w:author="Amya Liu" w:date="2026-08-04T10:31:23Z">
                  <w:rPr>
                    <w:rFonts w:ascii="方正仿宋_GBK" w:eastAsia="方正仿宋_GBK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32"/>
                <w:szCs w:val="32"/>
                <w:lang w:eastAsia="en-US"/>
                <w:rPrChange w:id="227" w:author="Amya Liu" w:date="2026-08-04T10:31:23Z">
                  <w:rPr>
                    <w:rFonts w:hint="eastAsia" w:ascii="方正仿宋_GBK" w:hAnsi="Times New Roman" w:eastAsia="方正仿宋_GBK"/>
                    <w:b/>
                    <w:color w:val="000000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  <w:t>岗位</w:t>
            </w:r>
          </w:p>
        </w:tc>
        <w:tc>
          <w:tcPr>
            <w:tcW w:w="191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28" w:author="Amya Liu" w:date="2026-08-04T10:31:33Z">
              <w:tcPr>
                <w:tcW w:w="15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71BF5199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en-US"/>
                <w:rPrChange w:id="229" w:author="Amya Liu" w:date="2026-08-04T10:31:23Z">
                  <w:rPr>
                    <w:rFonts w:ascii="方正仿宋_GBK" w:eastAsia="方正仿宋_GBK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32"/>
                <w:szCs w:val="32"/>
                <w:lang w:eastAsia="en-US"/>
                <w:rPrChange w:id="230" w:author="Amya Liu" w:date="2026-08-04T10:31:23Z">
                  <w:rPr>
                    <w:rFonts w:hint="eastAsia" w:ascii="方正仿宋_GBK" w:hAnsi="Times New Roman" w:eastAsia="方正仿宋_GBK"/>
                    <w:b/>
                    <w:color w:val="000000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  <w:t>每帐篷人数</w:t>
            </w:r>
          </w:p>
        </w:tc>
        <w:tc>
          <w:tcPr>
            <w:tcW w:w="53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31" w:author="Amya Liu" w:date="2026-08-04T10:31:33Z">
              <w:tcPr>
                <w:tcW w:w="51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53AA49B3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en-US"/>
                <w:rPrChange w:id="232" w:author="Amya Liu" w:date="2026-08-04T10:31:23Z">
                  <w:rPr>
                    <w:rFonts w:ascii="方正仿宋_GBK" w:eastAsia="方正仿宋_GBK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32"/>
                <w:szCs w:val="32"/>
                <w:lang w:eastAsia="en-US"/>
                <w:rPrChange w:id="233" w:author="Amya Liu" w:date="2026-08-04T10:31:23Z">
                  <w:rPr>
                    <w:rFonts w:hint="eastAsia" w:ascii="方正仿宋_GBK" w:hAnsi="Times New Roman" w:eastAsia="方正仿宋_GBK"/>
                    <w:b/>
                    <w:color w:val="000000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  <w:t>具体职责</w:t>
            </w:r>
          </w:p>
        </w:tc>
      </w:tr>
      <w:tr w14:paraId="35E8D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234" w:author="Amya Liu" w:date="2026-08-04T10:31:33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234" w:author="Amya Liu" w:date="2026-08-04T10:31:33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35" w:author="Amya Liu" w:date="2026-08-04T10:31:33Z">
              <w:tcPr>
                <w:tcW w:w="17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3FE6E475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236" w:author="Amya Liu" w:date="2026-08-04T10:35:59Z">
                  <w:rPr>
                    <w:rFonts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37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坐班</w:t>
            </w:r>
          </w:p>
          <w:p w14:paraId="3DDFCA7D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238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39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40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A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41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岗）</w:t>
            </w:r>
          </w:p>
        </w:tc>
        <w:tc>
          <w:tcPr>
            <w:tcW w:w="191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42" w:author="Amya Liu" w:date="2026-08-04T10:31:33Z">
              <w:tcPr>
                <w:tcW w:w="15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4D68052F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243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44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45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53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46" w:author="Amya Liu" w:date="2026-08-04T10:31:33Z">
              <w:tcPr>
                <w:tcW w:w="51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2A9BCBDE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247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248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固定在帐篷内坐班，解答本组织具体问题，发放迎新表并做好基础登记。</w:t>
            </w:r>
          </w:p>
        </w:tc>
      </w:tr>
      <w:tr w14:paraId="1531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249" w:author="Amya Liu" w:date="2026-08-04T10:31:33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249" w:author="Amya Liu" w:date="2026-08-04T10:31:33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50" w:author="Amya Liu" w:date="2026-08-04T10:31:33Z">
              <w:tcPr>
                <w:tcW w:w="17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33334356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251" w:author="Amya Liu" w:date="2026-08-04T10:35:59Z">
                  <w:rPr>
                    <w:rFonts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52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引导</w:t>
            </w:r>
          </w:p>
          <w:p w14:paraId="41915591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253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54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55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B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56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岗）</w:t>
            </w:r>
          </w:p>
        </w:tc>
        <w:tc>
          <w:tcPr>
            <w:tcW w:w="191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57" w:author="Amya Liu" w:date="2026-08-04T10:31:33Z">
              <w:tcPr>
                <w:tcW w:w="15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7F8C6494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258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59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60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53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61" w:author="Amya Liu" w:date="2026-08-04T10:31:33Z">
              <w:tcPr>
                <w:tcW w:w="51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47FB77DA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262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263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站在帐篷前方或侧方主动招揽路过同学；宣讲期间兼顾本帐篷加群二维码引导。</w:t>
            </w:r>
          </w:p>
        </w:tc>
      </w:tr>
      <w:tr w14:paraId="5548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264" w:author="Amya Liu" w:date="2026-08-04T10:31:33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264" w:author="Amya Liu" w:date="2026-08-04T10:31:33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65" w:author="Amya Liu" w:date="2026-08-04T10:31:33Z">
              <w:tcPr>
                <w:tcW w:w="17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4C17935B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266" w:author="Amya Liu" w:date="2026-08-04T10:35:59Z">
                  <w:rPr>
                    <w:rFonts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67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宣讲+机动</w:t>
            </w:r>
          </w:p>
          <w:p w14:paraId="3227D95B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268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69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70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C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71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岗）</w:t>
            </w:r>
          </w:p>
        </w:tc>
        <w:tc>
          <w:tcPr>
            <w:tcW w:w="1916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72" w:author="Amya Liu" w:date="2026-08-04T10:31:33Z">
              <w:tcPr>
                <w:tcW w:w="15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3DCA3A12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273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74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275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53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76" w:author="Amya Liu" w:date="2026-08-04T10:31:33Z">
              <w:tcPr>
                <w:tcW w:w="51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12229F5B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277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278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负责本帐篷集中宣讲；不宣讲时协助引导、指导加群，并根据现场情况承担机动任务。</w:t>
            </w:r>
          </w:p>
        </w:tc>
      </w:tr>
    </w:tbl>
    <w:p w14:paraId="29263868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bCs/>
          <w:color w:val="000000"/>
          <w:sz w:val="32"/>
          <w:szCs w:val="32"/>
          <w:rPrChange w:id="280" w:author="Amya Liu" w:date="2026-08-04T10:33:47Z">
            <w:rPr>
              <w:rFonts w:ascii="方正楷体_GBK" w:hAnsi="Times New Roman" w:eastAsia="方正楷体_GBK"/>
              <w:color w:val="000000"/>
              <w:sz w:val="34"/>
              <w:szCs w:val="34"/>
            </w:rPr>
          </w:rPrChange>
        </w:rPr>
        <w:pPrChange w:id="279" w:author="Amya Liu" w:date="2026-08-04T10:32:50Z">
          <w:pPr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bCs/>
          <w:color w:val="000000"/>
          <w:sz w:val="32"/>
          <w:szCs w:val="32"/>
          <w:rPrChange w:id="281" w:author="Amya Liu" w:date="2026-08-04T10:33:47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2</w:t>
      </w:r>
      <w:ins w:id="282" w:author="Amya Liu" w:date="2026-08-04T10:32:54Z">
        <w:r>
          <w:rPr>
            <w:rFonts w:hint="eastAsia" w:ascii="仿宋_GB2312" w:hAnsi="仿宋_GB2312" w:eastAsia="仿宋_GB2312" w:cs="仿宋_GB2312"/>
            <w:bCs/>
            <w:color w:val="000000"/>
            <w:sz w:val="32"/>
            <w:szCs w:val="32"/>
            <w:lang w:eastAsia="zh-CN"/>
            <w:rPrChange w:id="283" w:author="Amya Liu" w:date="2026-08-04T10:33:47Z"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2"/>
                <w:lang w:eastAsia="zh-CN"/>
              </w:rPr>
            </w:rPrChange>
          </w:rPr>
          <w:t>.</w:t>
        </w:r>
      </w:ins>
      <w:del w:id="285" w:author="Amya Liu" w:date="2026-08-04T10:32:54Z">
        <w:r>
          <w:rPr>
            <w:rFonts w:hint="eastAsia" w:ascii="仿宋_GB2312" w:hAnsi="仿宋_GB2312" w:eastAsia="仿宋_GB2312" w:cs="仿宋_GB2312"/>
            <w:bCs/>
            <w:color w:val="000000"/>
            <w:sz w:val="32"/>
            <w:szCs w:val="32"/>
            <w:rPrChange w:id="286" w:author="Amya Liu" w:date="2026-08-04T10:33:47Z">
              <w:rPr>
                <w:rFonts w:hint="eastAsia" w:ascii="方正仿宋_GBK" w:hAnsi="Times New Roman" w:eastAsia="方正仿宋_GBK"/>
                <w:color w:val="000000"/>
                <w:sz w:val="34"/>
                <w:szCs w:val="34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bCs/>
          <w:color w:val="000000"/>
          <w:sz w:val="32"/>
          <w:szCs w:val="32"/>
          <w:rPrChange w:id="288" w:author="Amya Liu" w:date="2026-08-04T10:33:47Z">
            <w:rPr>
              <w:rFonts w:hint="eastAsia" w:ascii="方正楷体_GBK" w:hAnsi="Times New Roman" w:eastAsia="方正楷体_GBK"/>
              <w:color w:val="000000"/>
              <w:sz w:val="34"/>
              <w:szCs w:val="34"/>
            </w:rPr>
          </w:rPrChange>
        </w:rPr>
        <w:t>全天人员安排</w:t>
      </w:r>
    </w:p>
    <w:p w14:paraId="471B92B0">
      <w:pPr>
        <w:spacing w:after="0" w:line="620" w:lineRule="exact"/>
        <w:ind w:firstLine="640"/>
        <w:rPr>
          <w:rFonts w:hint="eastAsia" w:ascii="仿宋_GB2312" w:hAnsi="仿宋_GB2312" w:eastAsia="仿宋_GB2312" w:cs="仿宋_GB2312"/>
          <w:sz w:val="32"/>
          <w:szCs w:val="32"/>
          <w:rPrChange w:id="289" w:author="Amya Liu" w:date="2026-08-04T10:35:59Z">
            <w:rPr>
              <w:rFonts w:ascii="方正仿宋_GBK" w:eastAsia="方正仿宋_GBK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90" w:author="Amya Liu" w:date="2026-08-04T10:35:59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各常规班次须提前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91" w:author="Amya Liu" w:date="2026-08-04T10:35:59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10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292" w:author="Amya Liu" w:date="2026-08-04T10:35:59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分钟完成交接。</w:t>
      </w:r>
    </w:p>
    <w:tbl>
      <w:tblPr>
        <w:tblStyle w:val="16"/>
        <w:tblW w:w="9307" w:type="dxa"/>
        <w:tblInd w:w="-2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PrChange w:id="293" w:author="Amya Liu" w:date="2026-08-04T10:32:35Z">
          <w:tblPr>
            <w:tblStyle w:val="16"/>
            <w:tblW w:w="8300" w:type="dxa"/>
            <w:tblInd w:w="105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1700"/>
        <w:gridCol w:w="2227"/>
        <w:gridCol w:w="1641"/>
        <w:gridCol w:w="3739"/>
        <w:tblGridChange w:id="294">
          <w:tblGrid>
            <w:gridCol w:w="1350"/>
            <w:gridCol w:w="2200"/>
            <w:gridCol w:w="900"/>
            <w:gridCol w:w="3850"/>
          </w:tblGrid>
        </w:tblGridChange>
      </w:tblGrid>
      <w:tr w14:paraId="1923A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295" w:author="Amya Liu" w:date="2026-08-04T10:32:3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blHeader/>
          <w:trPrChange w:id="295" w:author="Amya Liu" w:date="2026-08-04T10:32:35Z">
            <w:trPr>
              <w:cantSplit/>
              <w:tblHeader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96" w:author="Amya Liu" w:date="2026-08-04T10:32:35Z">
              <w:tcPr>
                <w:tcW w:w="13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7D73698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4"/>
                <w:szCs w:val="34"/>
                <w:lang w:eastAsia="en-US"/>
                <w:rPrChange w:id="297" w:author="Amya Liu" w:date="2026-08-04T10:35:59Z">
                  <w:rPr>
                    <w:rFonts w:ascii="方正仿宋_GBK" w:eastAsia="方正仿宋_GBK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34"/>
                <w:szCs w:val="34"/>
                <w:lang w:eastAsia="en-US"/>
                <w:rPrChange w:id="298" w:author="Amya Liu" w:date="2026-08-04T10:35:59Z">
                  <w:rPr>
                    <w:rFonts w:hint="eastAsia" w:ascii="方正仿宋_GBK" w:hAnsi="Times New Roman" w:eastAsia="方正仿宋_GBK"/>
                    <w:b/>
                    <w:color w:val="000000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  <w:t>时段</w:t>
            </w:r>
          </w:p>
        </w:tc>
        <w:tc>
          <w:tcPr>
            <w:tcW w:w="222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299" w:author="Amya Liu" w:date="2026-08-04T10:32:35Z">
              <w:tcPr>
                <w:tcW w:w="22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665611B9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4"/>
                <w:szCs w:val="34"/>
                <w:lang w:eastAsia="en-US"/>
                <w:rPrChange w:id="300" w:author="Amya Liu" w:date="2026-08-04T10:35:59Z">
                  <w:rPr>
                    <w:rFonts w:ascii="方正仿宋_GBK" w:eastAsia="方正仿宋_GBK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34"/>
                <w:szCs w:val="34"/>
                <w:lang w:eastAsia="en-US"/>
                <w:rPrChange w:id="301" w:author="Amya Liu" w:date="2026-08-04T10:35:59Z">
                  <w:rPr>
                    <w:rFonts w:hint="eastAsia" w:ascii="方正仿宋_GBK" w:hAnsi="Times New Roman" w:eastAsia="方正仿宋_GBK"/>
                    <w:b/>
                    <w:color w:val="000000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  <w:t>人员配置</w:t>
            </w:r>
          </w:p>
        </w:tc>
        <w:tc>
          <w:tcPr>
            <w:tcW w:w="16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02" w:author="Amya Liu" w:date="2026-08-04T10:32:35Z">
              <w:tcPr>
                <w:tcW w:w="9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EF2E25E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4"/>
                <w:szCs w:val="34"/>
                <w:lang w:eastAsia="en-US"/>
                <w:rPrChange w:id="303" w:author="Amya Liu" w:date="2026-08-04T10:35:59Z">
                  <w:rPr>
                    <w:rFonts w:ascii="方正仿宋_GBK" w:eastAsia="方正仿宋_GBK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34"/>
                <w:szCs w:val="34"/>
                <w:lang w:eastAsia="en-US"/>
                <w:rPrChange w:id="304" w:author="Amya Liu" w:date="2026-08-04T10:35:59Z">
                  <w:rPr>
                    <w:rFonts w:hint="eastAsia" w:ascii="方正仿宋_GBK" w:hAnsi="Times New Roman" w:eastAsia="方正仿宋_GBK"/>
                    <w:b/>
                    <w:color w:val="000000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  <w:t>当班人数</w:t>
            </w:r>
          </w:p>
        </w:tc>
        <w:tc>
          <w:tcPr>
            <w:tcW w:w="37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05" w:author="Amya Liu" w:date="2026-08-04T10:32:35Z">
              <w:tcPr>
                <w:tcW w:w="38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16E2E2CE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4"/>
                <w:szCs w:val="34"/>
                <w:lang w:eastAsia="en-US"/>
                <w:rPrChange w:id="306" w:author="Amya Liu" w:date="2026-08-04T10:35:59Z">
                  <w:rPr>
                    <w:rFonts w:ascii="方正仿宋_GBK" w:eastAsia="方正仿宋_GBK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color w:val="000000"/>
                <w:kern w:val="0"/>
                <w:sz w:val="34"/>
                <w:szCs w:val="34"/>
                <w:lang w:eastAsia="en-US"/>
                <w:rPrChange w:id="307" w:author="Amya Liu" w:date="2026-08-04T10:35:59Z">
                  <w:rPr>
                    <w:rFonts w:hint="eastAsia" w:ascii="方正仿宋_GBK" w:hAnsi="Times New Roman" w:eastAsia="方正仿宋_GBK"/>
                    <w:b/>
                    <w:color w:val="000000"/>
                    <w:kern w:val="0"/>
                    <w:sz w:val="34"/>
                    <w:szCs w:val="34"/>
                    <w:lang w:eastAsia="en-US"/>
                    <w14:ligatures w14:val="none"/>
                  </w:rPr>
                </w:rPrChange>
                <w14:ligatures w14:val="none"/>
              </w:rPr>
              <w:t>重点工作</w:t>
            </w:r>
          </w:p>
        </w:tc>
      </w:tr>
      <w:tr w14:paraId="3929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308" w:author="Amya Liu" w:date="2026-08-04T10:32:3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308" w:author="Amya Liu" w:date="2026-08-04T10:32:35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09" w:author="Amya Liu" w:date="2026-08-04T10:32:35Z">
              <w:tcPr>
                <w:tcW w:w="13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75FD8B5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310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11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12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13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: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14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15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16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前</w:t>
            </w:r>
          </w:p>
        </w:tc>
        <w:tc>
          <w:tcPr>
            <w:tcW w:w="222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17" w:author="Amya Liu" w:date="2026-08-04T10:32:35Z">
              <w:tcPr>
                <w:tcW w:w="22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3093B80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318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19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第一组相关人员、物资负责人</w:t>
            </w:r>
          </w:p>
        </w:tc>
        <w:tc>
          <w:tcPr>
            <w:tcW w:w="16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20" w:author="Amya Liu" w:date="2026-08-04T10:32:35Z">
              <w:tcPr>
                <w:tcW w:w="9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143C4344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321" w:author="Amya Liu" w:date="2026-08-04T10:35:59Z">
                  <w:rPr>
                    <w:rFonts w:hint="eastAsia"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22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不另增</w:t>
            </w:r>
            <w:ins w:id="323" w:author="Amya Liu" w:date="2026-08-04T10:31:54Z">
              <w:r>
                <w:rPr>
                  <w:rFonts w:hint="eastAsia" w:ascii="仿宋_GB2312" w:hAnsi="仿宋_GB2312" w:eastAsia="仿宋_GB2312" w:cs="仿宋_GB2312"/>
                  <w:color w:val="000000"/>
                  <w:kern w:val="0"/>
                  <w:sz w:val="24"/>
                  <w:szCs w:val="24"/>
                  <w:lang w:eastAsia="zh-CN"/>
                  <w:rPrChange w:id="324" w:author="Amya Liu" w:date="2026-08-04T10:35:59Z">
                    <w:rPr>
                      <w:rFonts w:hint="eastAsia" w:ascii="方正仿宋_GBK" w:hAnsi="Times New Roman" w:eastAsia="方正仿宋_GBK"/>
                      <w:color w:val="000000"/>
                      <w:kern w:val="0"/>
                      <w:sz w:val="24"/>
                      <w:szCs w:val="24"/>
                      <w:lang w:eastAsia="zh-CN"/>
                      <w14:ligatures w14:val="none"/>
                    </w:rPr>
                  </w:rPrChange>
                  <w14:ligatures w14:val="none"/>
                </w:rPr>
                <w:t>设</w:t>
              </w:r>
            </w:ins>
          </w:p>
        </w:tc>
        <w:tc>
          <w:tcPr>
            <w:tcW w:w="37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26" w:author="Amya Liu" w:date="2026-08-04T10:32:35Z">
              <w:tcPr>
                <w:tcW w:w="38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66ED5029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327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28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领取并摆放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29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KT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30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板、宣传册、迎新表、二维码立牌等物资，完成帐篷基础布置。</w:t>
            </w:r>
          </w:p>
        </w:tc>
      </w:tr>
      <w:tr w14:paraId="3F96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331" w:author="Amya Liu" w:date="2026-08-04T10:32:3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331" w:author="Amya Liu" w:date="2026-08-04T10:32:35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32" w:author="Amya Liu" w:date="2026-08-04T10:32:35Z">
              <w:tcPr>
                <w:tcW w:w="13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789143AC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333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34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08:00-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35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11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36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: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37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38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39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40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第一组</w:t>
            </w:r>
          </w:p>
        </w:tc>
        <w:tc>
          <w:tcPr>
            <w:tcW w:w="222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41" w:author="Amya Liu" w:date="2026-08-04T10:32:35Z">
              <w:tcPr>
                <w:tcW w:w="22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77DE08B4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342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43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第一组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44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A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45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46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B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47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岗共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48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8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49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人，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50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C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51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岗共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52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4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53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16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54" w:author="Amya Liu" w:date="2026-08-04T10:32:35Z">
              <w:tcPr>
                <w:tcW w:w="9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1C00DEE6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355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56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57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37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58" w:author="Amya Liu" w:date="2026-08-04T10:32:35Z">
              <w:tcPr>
                <w:tcW w:w="38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6873DA9E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359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60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A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61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岗坐班答疑并发放迎新表；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62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B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63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岗主动招揽；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64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C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65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岗按错峰规则组织宣讲。</w:t>
            </w:r>
          </w:p>
        </w:tc>
      </w:tr>
      <w:tr w14:paraId="74B7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366" w:author="Amya Liu" w:date="2026-08-04T10:32:3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366" w:author="Amya Liu" w:date="2026-08-04T10:32:35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67" w:author="Amya Liu" w:date="2026-08-04T10:32:35Z">
              <w:tcPr>
                <w:tcW w:w="13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0C1261E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368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69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70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71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: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72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00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73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-13: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74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75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76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77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午间值班</w:t>
            </w:r>
          </w:p>
        </w:tc>
        <w:tc>
          <w:tcPr>
            <w:tcW w:w="222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78" w:author="Amya Liu" w:date="2026-08-04T10:32:35Z">
              <w:tcPr>
                <w:tcW w:w="22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CE00F37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379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80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午间独立值班人员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81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82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每帐篷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83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84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16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85" w:author="Amya Liu" w:date="2026-08-04T10:32:35Z">
              <w:tcPr>
                <w:tcW w:w="9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AB45AF2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386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87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4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88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37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89" w:author="Amya Liu" w:date="2026-08-04T10:32:35Z">
              <w:tcPr>
                <w:tcW w:w="38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4411AA1A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390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91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人流减少，气温炎热，仅负责引导、加群和基本秩序维护，暂停宣讲；其余人员分批用餐。</w:t>
            </w:r>
          </w:p>
        </w:tc>
      </w:tr>
      <w:tr w14:paraId="70AF2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392" w:author="Amya Liu" w:date="2026-08-04T10:32:3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392" w:author="Amya Liu" w:date="2026-08-04T10:32:35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393" w:author="Amya Liu" w:date="2026-08-04T10:32:35Z">
              <w:tcPr>
                <w:tcW w:w="13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3EFA4E50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394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95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13: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96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97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0-1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398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6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399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:00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00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01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第四组</w:t>
            </w:r>
          </w:p>
        </w:tc>
        <w:tc>
          <w:tcPr>
            <w:tcW w:w="222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402" w:author="Amya Liu" w:date="2026-08-04T10:32:35Z">
              <w:tcPr>
                <w:tcW w:w="22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239B34B2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403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04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第二组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05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A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06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、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07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B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08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岗共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09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8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10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人，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11" w:author="Amya Liu" w:date="2026-08-04T10:35:59Z">
                  <w:rPr>
                    <w:rFonts w:hint="eastAsia"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C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12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岗共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13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4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14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16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415" w:author="Amya Liu" w:date="2026-08-04T10:32:35Z">
              <w:tcPr>
                <w:tcW w:w="9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14415E25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416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17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18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37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419" w:author="Amya Liu" w:date="2026-08-04T10:32:35Z">
              <w:tcPr>
                <w:tcW w:w="38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2AC55DE0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420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21" w:author="Amya Liu" w:date="2026-08-04T10:35:59Z">
                  <w:rPr>
                    <w:rFonts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A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22" w:author="Amya Liu" w:date="2026-08-04T10:35:59Z">
                  <w:rPr>
                    <w:rFonts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岗坐班答疑并发放迎新表；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23" w:author="Amya Liu" w:date="2026-08-04T10:35:59Z">
                  <w:rPr>
                    <w:rFonts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B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24" w:author="Amya Liu" w:date="2026-08-04T10:35:59Z">
                  <w:rPr>
                    <w:rFonts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岗主动招揽；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25" w:author="Amya Liu" w:date="2026-08-04T10:35:59Z">
                  <w:rPr>
                    <w:rFonts w:ascii="Times New Roman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C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26" w:author="Amya Liu" w:date="2026-08-04T10:35:59Z">
                  <w:rPr>
                    <w:rFonts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岗按错峰规则组织宣讲。</w:t>
            </w:r>
          </w:p>
        </w:tc>
      </w:tr>
      <w:tr w14:paraId="3EDD9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PrExChange w:id="427" w:author="Amya Liu" w:date="2026-08-04T10:32:35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</w:tblPrEx>
          </w:tblPrExChange>
        </w:tblPrEx>
        <w:trPr>
          <w:cantSplit/>
          <w:trPrChange w:id="427" w:author="Amya Liu" w:date="2026-08-04T10:32:35Z">
            <w:trPr>
              <w:cantSplit/>
            </w:trPr>
          </w:trPrChange>
        </w:trPr>
        <w:tc>
          <w:tcPr>
            <w:tcW w:w="1700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428" w:author="Amya Liu" w:date="2026-08-04T10:32:35Z">
              <w:tcPr>
                <w:tcW w:w="13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ACC66AB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429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30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31" w:author="Amya Liu" w:date="2026-08-04T10:35:59Z">
                  <w:rPr>
                    <w:rFonts w:hint="eastAsia"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6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32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:00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33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后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34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35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收摊</w:t>
            </w:r>
          </w:p>
        </w:tc>
        <w:tc>
          <w:tcPr>
            <w:tcW w:w="2227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436" w:author="Amya Liu" w:date="2026-08-04T10:32:35Z">
              <w:tcPr>
                <w:tcW w:w="22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5E8B5934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437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38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第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39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二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40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组全员</w:t>
            </w:r>
          </w:p>
        </w:tc>
        <w:tc>
          <w:tcPr>
            <w:tcW w:w="1641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441" w:author="Amya Liu" w:date="2026-08-04T10:32:35Z">
              <w:tcPr>
                <w:tcW w:w="90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22EA0ABE">
            <w:pPr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  <w:rPrChange w:id="442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43" w:author="Amya Liu" w:date="2026-08-04T10:35:59Z">
                  <w:rPr>
                    <w:rFonts w:ascii="Times New Roman" w:hAnsi="Times New Roman" w:eastAsia="方正仿宋_GBK" w:cs="Times New Roman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12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en-US"/>
                <w:rPrChange w:id="444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en-US"/>
                    <w14:ligatures w14:val="none"/>
                  </w:rPr>
                </w:rPrChange>
                <w14:ligatures w14:val="none"/>
              </w:rPr>
              <w:t>人</w:t>
            </w:r>
          </w:p>
        </w:tc>
        <w:tc>
          <w:tcPr>
            <w:tcW w:w="3739" w:type="dx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  <w:tcPrChange w:id="445" w:author="Amya Liu" w:date="2026-08-04T10:32:35Z">
              <w:tcPr>
                <w:tcW w:w="3850" w:type="dxa"/>
                <w:tcMar>
                  <w:top w:w="90" w:type="dxa"/>
                  <w:left w:w="105" w:type="dxa"/>
                  <w:bottom w:w="90" w:type="dxa"/>
                  <w:right w:w="105" w:type="dxa"/>
                </w:tcMar>
                <w:vAlign w:val="center"/>
              </w:tcPr>
            </w:tcPrChange>
          </w:tcPr>
          <w:p w14:paraId="07AACF41">
            <w:pPr>
              <w:spacing w:after="0" w:line="620" w:lineRule="exac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  <w:rPrChange w:id="446" w:author="Amya Liu" w:date="2026-08-04T10:35:59Z">
                  <w:rPr>
                    <w:rFonts w:ascii="方正仿宋_GBK" w:eastAsia="方正仿宋_GBK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  <w:lang w:eastAsia="zh-CN"/>
                <w:rPrChange w:id="447" w:author="Amya Liu" w:date="2026-08-04T10:35:59Z">
                  <w:rPr>
                    <w:rFonts w:hint="eastAsia" w:ascii="方正仿宋_GBK" w:hAnsi="Times New Roman" w:eastAsia="方正仿宋_GBK"/>
                    <w:color w:val="000000"/>
                    <w:kern w:val="0"/>
                    <w:sz w:val="24"/>
                    <w:szCs w:val="24"/>
                    <w:lang w:eastAsia="zh-CN"/>
                    <w14:ligatures w14:val="none"/>
                  </w:rPr>
                </w:rPrChange>
                <w14:ligatures w14:val="none"/>
              </w:rPr>
              <w:t>按帐篷清点剩余物资，装箱统一带回大学生活动中心，清空场地。</w:t>
            </w:r>
          </w:p>
        </w:tc>
      </w:tr>
    </w:tbl>
    <w:p w14:paraId="30FB904E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b w:val="0"/>
          <w:bCs/>
          <w:color w:val="000000"/>
          <w:sz w:val="32"/>
          <w:szCs w:val="32"/>
          <w:rPrChange w:id="449" w:author="Amya Liu" w:date="2026-08-04T10:33:59Z">
            <w:rPr>
              <w:rFonts w:ascii="方正仿宋_GBK" w:eastAsia="方正仿宋_GBK"/>
              <w:b/>
              <w:bCs/>
              <w:sz w:val="34"/>
              <w:szCs w:val="34"/>
            </w:rPr>
          </w:rPrChange>
        </w:rPr>
        <w:pPrChange w:id="448" w:author="Amya Liu" w:date="2026-08-04T10:33:00Z">
          <w:pPr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bCs/>
          <w:color w:val="000000"/>
          <w:sz w:val="32"/>
          <w:szCs w:val="32"/>
          <w:rPrChange w:id="450" w:author="Amya Liu" w:date="2026-08-04T10:33:59Z">
            <w:rPr>
              <w:rFonts w:ascii="Times New Roman" w:hAnsi="Times New Roman" w:eastAsia="方正楷体_GBK" w:cs="Times New Roman"/>
              <w:bCs/>
              <w:color w:val="000000"/>
              <w:sz w:val="34"/>
              <w:szCs w:val="34"/>
            </w:rPr>
          </w:rPrChange>
        </w:rPr>
        <w:t>3</w:t>
      </w:r>
      <w:ins w:id="451" w:author="Amya Liu" w:date="2026-08-04T10:33:06Z">
        <w:r>
          <w:rPr>
            <w:rFonts w:hint="eastAsia" w:ascii="仿宋_GB2312" w:hAnsi="仿宋_GB2312" w:eastAsia="仿宋_GB2312" w:cs="仿宋_GB2312"/>
            <w:bCs/>
            <w:color w:val="000000"/>
            <w:sz w:val="32"/>
            <w:szCs w:val="32"/>
            <w:lang w:eastAsia="zh-CN"/>
            <w:rPrChange w:id="452" w:author="Amya Liu" w:date="2026-08-04T10:33:59Z">
              <w:rPr>
                <w:rFonts w:hint="eastAsia" w:ascii="仿宋_GB2312" w:hAnsi="仿宋_GB2312" w:eastAsia="仿宋_GB2312" w:cs="仿宋_GB2312"/>
                <w:bCs/>
                <w:color w:val="000000"/>
                <w:sz w:val="32"/>
                <w:szCs w:val="32"/>
                <w:lang w:eastAsia="zh-CN"/>
              </w:rPr>
            </w:rPrChange>
          </w:rPr>
          <w:t>.</w:t>
        </w:r>
      </w:ins>
      <w:del w:id="454" w:author="Amya Liu" w:date="2026-08-04T10:33:06Z">
        <w:r>
          <w:rPr>
            <w:rFonts w:hint="eastAsia" w:ascii="仿宋_GB2312" w:hAnsi="仿宋_GB2312" w:eastAsia="仿宋_GB2312" w:cs="仿宋_GB2312"/>
            <w:bCs/>
            <w:color w:val="000000"/>
            <w:sz w:val="32"/>
            <w:szCs w:val="32"/>
            <w:rPrChange w:id="455" w:author="Amya Liu" w:date="2026-08-04T10:33:59Z">
              <w:rPr>
                <w:rFonts w:hint="eastAsia" w:ascii="方正楷体_GBK" w:hAnsi="Times New Roman" w:eastAsia="方正楷体_GBK"/>
                <w:bCs/>
                <w:color w:val="000000"/>
                <w:sz w:val="34"/>
                <w:szCs w:val="34"/>
              </w:rPr>
            </w:rPrChange>
          </w:rPr>
          <w:delText>、</w:delText>
        </w:r>
      </w:del>
      <w:r>
        <w:rPr>
          <w:rFonts w:hint="eastAsia" w:ascii="仿宋_GB2312" w:hAnsi="仿宋_GB2312" w:eastAsia="仿宋_GB2312" w:cs="仿宋_GB2312"/>
          <w:bCs/>
          <w:color w:val="000000"/>
          <w:sz w:val="32"/>
          <w:szCs w:val="32"/>
          <w:rPrChange w:id="457" w:author="Amya Liu" w:date="2026-08-04T10:33:59Z">
            <w:rPr>
              <w:rFonts w:hint="eastAsia" w:ascii="方正楷体_GBK" w:hAnsi="Times New Roman" w:eastAsia="方正楷体_GBK"/>
              <w:bCs/>
              <w:color w:val="000000"/>
              <w:sz w:val="34"/>
              <w:szCs w:val="34"/>
            </w:rPr>
          </w:rPrChange>
        </w:rPr>
        <w:t>错峰宣讲与岗位联动要求</w:t>
      </w:r>
    </w:p>
    <w:p w14:paraId="2E6D6DCE">
      <w:pPr>
        <w:spacing w:after="0" w:line="620" w:lineRule="exact"/>
        <w:ind w:firstLine="643" w:firstLineChars="200"/>
        <w:rPr>
          <w:del w:id="459" w:author="Amya Liu" w:date="2026-08-04T10:33:22Z"/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  <w:rPrChange w:id="460" w:author="Amya Liu" w:date="2026-08-04T10:35:44Z">
            <w:rPr>
              <w:del w:id="461" w:author="Amya Liu" w:date="2026-08-04T10:33:22Z"/>
              <w:rFonts w:hint="eastAsia" w:ascii="方正仿宋_GBK" w:eastAsia="方正仿宋_GBK"/>
              <w:b/>
              <w:bCs/>
              <w:sz w:val="34"/>
              <w:szCs w:val="34"/>
              <w:lang w:eastAsia="zh-CN"/>
            </w:rPr>
          </w:rPrChange>
        </w:rPr>
        <w:pPrChange w:id="458" w:author="Amya Liu" w:date="2026-08-04T10:33:12Z">
          <w:pPr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rPrChange w:id="462" w:author="Amya Liu" w:date="2026-08-04T10:35:44Z">
            <w:rPr>
              <w:rFonts w:hint="eastAsia" w:ascii="方正仿宋_GBK" w:eastAsia="方正仿宋_GBK"/>
              <w:b/>
              <w:bCs/>
              <w:sz w:val="34"/>
              <w:szCs w:val="34"/>
            </w:rPr>
          </w:rPrChange>
        </w:rPr>
        <w:t>宣讲轮次</w:t>
      </w:r>
      <w:ins w:id="463" w:author="Amya Liu" w:date="2026-08-04T10:33:23Z">
        <w:r>
          <w:rPr>
            <w:rFonts w:hint="eastAsia" w:ascii="仿宋_GB2312" w:hAnsi="仿宋_GB2312" w:eastAsia="仿宋_GB2312" w:cs="仿宋_GB2312"/>
            <w:b/>
            <w:bCs/>
            <w:sz w:val="32"/>
            <w:szCs w:val="32"/>
            <w:lang w:eastAsia="zh-CN"/>
            <w:rPrChange w:id="464" w:author="Amya Liu" w:date="2026-08-04T10:35:44Z">
              <w:rPr>
                <w:rFonts w:hint="eastAsia" w:ascii="方正仿宋_GBK" w:eastAsia="方正仿宋_GBK"/>
                <w:b/>
                <w:bCs/>
                <w:sz w:val="34"/>
                <w:szCs w:val="34"/>
                <w:lang w:eastAsia="zh-CN"/>
              </w:rPr>
            </w:rPrChange>
          </w:rPr>
          <w:t>：</w:t>
        </w:r>
      </w:ins>
    </w:p>
    <w:p w14:paraId="2E6D6DCE">
      <w:pPr>
        <w:spacing w:after="0" w:line="620" w:lineRule="exact"/>
        <w:ind w:firstLine="640" w:firstLineChars="200"/>
        <w:rPr>
          <w:ins w:id="467" w:author="Amya Liu" w:date="2026-08-04T10:36:24Z"/>
          <w:rFonts w:hint="eastAsia" w:ascii="仿宋_GB2312" w:hAnsi="仿宋_GB2312" w:eastAsia="仿宋_GB2312" w:cs="仿宋_GB2312"/>
          <w:color w:val="000000"/>
          <w:sz w:val="32"/>
          <w:szCs w:val="32"/>
        </w:rPr>
        <w:pPrChange w:id="466" w:author="Amya Liu" w:date="2026-08-04T10:33:22Z">
          <w:pPr>
            <w:spacing w:after="0" w:line="620" w:lineRule="exact"/>
            <w:ind w:firstLine="640"/>
          </w:pPr>
        </w:pPrChange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68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活动开始后，原则上每隔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69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40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0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分钟启动一轮宣讲。每轮由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1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1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2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号帐篷先讲，讲完后依次由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3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2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4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号、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5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6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号、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7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4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8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号帐篷进行。每个帐篷单次宣讲控制在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79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5-8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80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分钟，主要讲解本帐篷内的学生组织主要的工作内容及组织特色。</w:t>
      </w:r>
    </w:p>
    <w:p w14:paraId="51FE6185">
      <w:pPr>
        <w:spacing w:after="0" w:line="620" w:lineRule="exact"/>
        <w:ind w:firstLine="640" w:firstLineChars="200"/>
        <w:rPr>
          <w:del w:id="482" w:author="Amya Liu" w:date="2026-08-04T10:36:23Z"/>
          <w:rFonts w:hint="eastAsia" w:ascii="仿宋_GB2312" w:hAnsi="仿宋_GB2312" w:eastAsia="仿宋_GB2312" w:cs="仿宋_GB2312"/>
          <w:color w:val="000000"/>
          <w:sz w:val="32"/>
          <w:szCs w:val="32"/>
          <w:rPrChange w:id="483" w:author="Amya Liu" w:date="2026-08-04T10:35:44Z">
            <w:rPr>
              <w:del w:id="484" w:author="Amya Liu" w:date="2026-08-04T10:36:23Z"/>
              <w:rFonts w:ascii="方正仿宋_GBK" w:eastAsia="方正仿宋_GBK"/>
              <w:sz w:val="34"/>
              <w:szCs w:val="34"/>
            </w:rPr>
          </w:rPrChange>
        </w:rPr>
        <w:pPrChange w:id="481" w:author="Amya Liu" w:date="2026-08-04T10:33:22Z">
          <w:pPr>
            <w:spacing w:after="0" w:line="620" w:lineRule="exact"/>
            <w:ind w:firstLine="640"/>
          </w:pPr>
        </w:pPrChange>
      </w:pPr>
    </w:p>
    <w:p w14:paraId="2E6D6DCE">
      <w:pPr>
        <w:spacing w:before="0" w:after="0"/>
        <w:ind w:firstLine="643" w:firstLineChars="200"/>
        <w:rPr>
          <w:del w:id="486" w:author="Amya Liu" w:date="2026-08-04T10:36:27Z"/>
          <w:rFonts w:hint="eastAsia" w:ascii="仿宋_GB2312" w:hAnsi="仿宋_GB2312" w:eastAsia="仿宋_GB2312" w:cs="仿宋_GB2312"/>
          <w:sz w:val="32"/>
          <w:szCs w:val="32"/>
          <w:rPrChange w:id="487" w:author="Amya Liu" w:date="2026-08-04T10:35:44Z">
            <w:rPr>
              <w:del w:id="488" w:author="Amya Liu" w:date="2026-08-04T10:36:27Z"/>
              <w:rFonts w:ascii="方正仿宋_GBK" w:eastAsia="方正仿宋_GBK"/>
              <w:sz w:val="34"/>
              <w:szCs w:val="34"/>
            </w:rPr>
          </w:rPrChange>
        </w:rPr>
        <w:pPrChange w:id="485" w:author="Amya Liu" w:date="2026-08-04T10:36:27Z">
          <w:pPr>
            <w:pStyle w:val="3"/>
            <w:spacing w:before="0"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  <w:rPrChange w:id="489" w:author="Amya Liu" w:date="2026-08-04T10:35:44Z">
            <w:rPr>
              <w:rFonts w:hint="eastAsia" w:ascii="方正仿宋_GBK" w:hAnsi="Times New Roman" w:eastAsia="方正仿宋_GBK"/>
              <w:b/>
              <w:color w:val="000000"/>
              <w:sz w:val="34"/>
              <w:szCs w:val="34"/>
            </w:rPr>
          </w:rPrChange>
        </w:rPr>
        <w:t>宣讲期间的岗位配合</w:t>
      </w:r>
      <w:ins w:id="490" w:author="Amya Liu" w:date="2026-08-04T10:36:28Z">
        <w:r>
          <w:rPr>
            <w:rFonts w:hint="eastAsia" w:ascii="仿宋_GB2312" w:hAnsi="仿宋_GB2312" w:eastAsia="仿宋_GB2312" w:cs="仿宋_GB2312"/>
            <w:b/>
            <w:color w:val="000000"/>
            <w:sz w:val="32"/>
            <w:szCs w:val="32"/>
            <w:lang w:eastAsia="zh-CN"/>
          </w:rPr>
          <w:t>：</w:t>
        </w:r>
      </w:ins>
    </w:p>
    <w:p w14:paraId="2E6D6DCE">
      <w:pPr>
        <w:spacing w:after="0" w:line="240" w:lineRule="auto"/>
        <w:ind w:firstLine="640" w:firstLineChars="200"/>
        <w:rPr>
          <w:ins w:id="492" w:author="Amya Liu" w:date="2026-08-04T10:33:26Z"/>
          <w:rFonts w:hint="eastAsia" w:ascii="仿宋_GB2312" w:hAnsi="仿宋_GB2312" w:eastAsia="仿宋_GB2312" w:cs="仿宋_GB2312"/>
          <w:color w:val="000000"/>
          <w:sz w:val="32"/>
          <w:szCs w:val="32"/>
          <w:rPrChange w:id="493" w:author="Amya Liu" w:date="2026-08-04T10:35:44Z">
            <w:rPr>
              <w:ins w:id="494" w:author="Amya Liu" w:date="2026-08-04T10:33:26Z"/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pPrChange w:id="491" w:author="Amya Liu" w:date="2026-08-04T10:36:27Z">
          <w:pPr>
            <w:spacing w:after="0" w:line="620" w:lineRule="exact"/>
            <w:ind w:firstLine="640"/>
          </w:pPr>
        </w:pPrChange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95" w:author="Amya Liu" w:date="2026-08-04T10:35:44Z">
            <w:rPr>
              <w:rFonts w:hint="eastAsia" w:ascii="Times New Roman" w:hAnsi="Times New Roman" w:eastAsia="方正仿宋_GBK"/>
              <w:color w:val="000000"/>
              <w:sz w:val="34"/>
              <w:szCs w:val="34"/>
            </w:rPr>
          </w:rPrChange>
        </w:rPr>
        <w:t>C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96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岗前往宣讲时，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97" w:author="Amya Liu" w:date="2026-08-04T10:35:44Z">
            <w:rPr>
              <w:rFonts w:hint="eastAsia" w:ascii="Times New Roman" w:hAnsi="Times New Roman" w:eastAsia="方正仿宋_GBK"/>
              <w:color w:val="000000"/>
              <w:sz w:val="34"/>
              <w:szCs w:val="34"/>
            </w:rPr>
          </w:rPrChange>
        </w:rPr>
        <w:t>A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98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岗临时举起本帐篷二维码立牌，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499" w:author="Amya Liu" w:date="2026-08-04T10:35:44Z">
            <w:rPr>
              <w:rFonts w:hint="eastAsia" w:ascii="Times New Roman" w:hAnsi="Times New Roman" w:eastAsia="方正仿宋_GBK"/>
              <w:color w:val="000000"/>
              <w:sz w:val="34"/>
              <w:szCs w:val="34"/>
            </w:rPr>
          </w:rPrChange>
        </w:rPr>
        <w:t>B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00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岗加大招揽力度并引导同学加群，确保帐篷前始终有人服务、不出现冷场。</w:t>
      </w:r>
    </w:p>
    <w:p w14:paraId="07D2A099">
      <w:pPr>
        <w:spacing w:after="0" w:line="620" w:lineRule="exact"/>
        <w:ind w:firstLine="640"/>
        <w:rPr>
          <w:del w:id="501" w:author="Amya Liu" w:date="2026-08-04T10:33:25Z"/>
          <w:rFonts w:hint="eastAsia" w:ascii="仿宋_GB2312" w:hAnsi="仿宋_GB2312" w:eastAsia="仿宋_GB2312" w:cs="仿宋_GB2312"/>
          <w:color w:val="000000"/>
          <w:sz w:val="32"/>
          <w:szCs w:val="32"/>
          <w:rPrChange w:id="502" w:author="Amya Liu" w:date="2026-08-04T10:35:44Z">
            <w:rPr>
              <w:del w:id="503" w:author="Amya Liu" w:date="2026-08-04T10:33:25Z"/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</w:pPr>
    </w:p>
    <w:p w14:paraId="5DD004AD">
      <w:pPr>
        <w:spacing w:before="0" w:after="0"/>
        <w:ind w:firstLine="640"/>
        <w:rPr>
          <w:del w:id="505" w:author="Amya Liu" w:date="2026-08-04T10:33:28Z"/>
          <w:rFonts w:hint="eastAsia" w:ascii="仿宋_GB2312" w:hAnsi="仿宋_GB2312" w:eastAsia="仿宋_GB2312" w:cs="仿宋_GB2312"/>
          <w:b/>
          <w:color w:val="000000"/>
          <w:sz w:val="32"/>
          <w:szCs w:val="32"/>
          <w:lang w:eastAsia="zh-CN"/>
          <w:rPrChange w:id="506" w:author="Amya Liu" w:date="2026-08-04T10:35:44Z">
            <w:rPr>
              <w:del w:id="507" w:author="Amya Liu" w:date="2026-08-04T10:33:28Z"/>
              <w:rFonts w:hint="eastAsia" w:ascii="方正仿宋_GBK" w:hAnsi="Times New Roman" w:eastAsia="方正仿宋_GBK"/>
              <w:b/>
              <w:color w:val="000000"/>
              <w:sz w:val="34"/>
              <w:szCs w:val="34"/>
              <w:lang w:eastAsia="zh-CN"/>
            </w:rPr>
          </w:rPrChange>
        </w:rPr>
        <w:pPrChange w:id="504" w:author="Amya Liu" w:date="2026-08-04T10:33:28Z">
          <w:pPr>
            <w:pStyle w:val="3"/>
            <w:spacing w:before="0"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b/>
          <w:color w:val="000000"/>
          <w:sz w:val="32"/>
          <w:szCs w:val="32"/>
          <w:rPrChange w:id="508" w:author="Amya Liu" w:date="2026-08-04T10:35:44Z">
            <w:rPr>
              <w:rFonts w:hint="eastAsia" w:ascii="方正仿宋_GBK" w:hAnsi="Times New Roman" w:eastAsia="方正仿宋_GBK"/>
              <w:b/>
              <w:color w:val="000000"/>
              <w:sz w:val="34"/>
              <w:szCs w:val="34"/>
            </w:rPr>
          </w:rPrChange>
        </w:rPr>
        <w:t>午间、交接与收摊要求</w:t>
      </w:r>
      <w:ins w:id="509" w:author="Amya Liu" w:date="2026-08-04T10:33:29Z">
        <w:r>
          <w:rPr>
            <w:rFonts w:hint="eastAsia" w:ascii="仿宋_GB2312" w:hAnsi="仿宋_GB2312" w:eastAsia="仿宋_GB2312" w:cs="仿宋_GB2312"/>
            <w:b/>
            <w:color w:val="000000"/>
            <w:sz w:val="32"/>
            <w:szCs w:val="32"/>
            <w:lang w:eastAsia="zh-CN"/>
            <w:rPrChange w:id="510" w:author="Amya Liu" w:date="2026-08-04T10:35:44Z">
              <w:rPr>
                <w:rFonts w:hint="eastAsia" w:ascii="方正仿宋_GBK" w:hAnsi="Times New Roman" w:eastAsia="方正仿宋_GBK"/>
                <w:b/>
                <w:color w:val="000000"/>
                <w:sz w:val="34"/>
                <w:szCs w:val="34"/>
                <w:lang w:eastAsia="zh-CN"/>
              </w:rPr>
            </w:rPrChange>
          </w:rPr>
          <w:t>：</w:t>
        </w:r>
      </w:ins>
    </w:p>
    <w:p w14:paraId="5DD004AD">
      <w:pPr>
        <w:spacing w:after="0" w:line="240" w:lineRule="auto"/>
        <w:ind w:firstLine="640"/>
        <w:rPr>
          <w:rFonts w:hint="eastAsia" w:ascii="仿宋_GB2312" w:hAnsi="仿宋_GB2312" w:eastAsia="仿宋_GB2312" w:cs="仿宋_GB2312"/>
          <w:sz w:val="32"/>
          <w:szCs w:val="32"/>
          <w:rPrChange w:id="513" w:author="Amya Liu" w:date="2026-08-04T10:35:44Z">
            <w:rPr>
              <w:rFonts w:ascii="方正仿宋_GBK" w:eastAsia="方正仿宋_GBK"/>
              <w:sz w:val="34"/>
              <w:szCs w:val="34"/>
            </w:rPr>
          </w:rPrChange>
        </w:rPr>
        <w:pPrChange w:id="512" w:author="Amya Liu" w:date="2026-08-04T10:33:28Z">
          <w:pPr>
            <w:spacing w:after="0" w:line="620" w:lineRule="exact"/>
            <w:ind w:firstLine="640"/>
          </w:pPr>
        </w:pPrChange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14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午间单独安排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15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4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16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名值班人员，不计入常规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17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40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18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名工作人员。午间值班人员优先由主席团成员承担，每个帐篷保留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19" w:author="Amya Liu" w:date="2026-08-04T10:35:44Z">
            <w:rPr>
              <w:rFonts w:ascii="Times New Roman" w:hAnsi="Times New Roman" w:eastAsia="方正仿宋_GBK" w:cs="Times New Roman"/>
              <w:color w:val="000000"/>
              <w:sz w:val="34"/>
              <w:szCs w:val="34"/>
            </w:rPr>
          </w:rPrChange>
        </w:rPr>
        <w:t>1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20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人，确保帐篷不空岗。</w:t>
      </w:r>
    </w:p>
    <w:p w14:paraId="417A5DAC">
      <w:pPr>
        <w:spacing w:after="0" w:line="620" w:lineRule="exact"/>
        <w:ind w:firstLine="640"/>
        <w:rPr>
          <w:rFonts w:hint="eastAsia" w:ascii="仿宋_GB2312" w:hAnsi="仿宋_GB2312" w:eastAsia="仿宋_GB2312" w:cs="仿宋_GB2312"/>
          <w:sz w:val="32"/>
          <w:szCs w:val="32"/>
          <w:rPrChange w:id="521" w:author="Amya Liu" w:date="2026-08-04T10:35:44Z">
            <w:rPr>
              <w:rFonts w:ascii="方正仿宋_GBK" w:eastAsia="方正仿宋_GBK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22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各组交接时应当面核对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23" w:author="Amya Liu" w:date="2026-08-04T10:35:44Z">
            <w:rPr>
              <w:rFonts w:hint="eastAsia" w:ascii="Times New Roman" w:hAnsi="Times New Roman" w:eastAsia="方正仿宋_GBK"/>
              <w:color w:val="000000"/>
              <w:sz w:val="34"/>
              <w:szCs w:val="34"/>
            </w:rPr>
          </w:rPrChange>
        </w:rPr>
        <w:t>KT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24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板、宣传册、迎新表、二维码立牌及其他临时物资的数量和状态；发现缺失、损坏或现场问题，应立即向组长报告。</w:t>
      </w:r>
    </w:p>
    <w:p w14:paraId="2785DDE6">
      <w:pPr>
        <w:spacing w:after="0" w:line="620" w:lineRule="exact"/>
        <w:ind w:firstLine="640"/>
        <w:rPr>
          <w:rFonts w:hint="eastAsia" w:ascii="仿宋_GB2312" w:hAnsi="仿宋_GB2312" w:eastAsia="仿宋_GB2312" w:cs="仿宋_GB2312"/>
          <w:sz w:val="32"/>
          <w:szCs w:val="32"/>
          <w:rPrChange w:id="525" w:author="Amya Liu" w:date="2026-08-04T10:35:44Z">
            <w:rPr>
              <w:rFonts w:ascii="方正仿宋_GBK" w:eastAsia="方正仿宋_GBK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rPrChange w:id="526" w:author="Amya Liu" w:date="2026-08-04T10:35:44Z">
            <w:rPr>
              <w:rFonts w:hint="eastAsia" w:ascii="方正仿宋_GBK" w:hAnsi="Times New Roman" w:eastAsia="方正仿宋_GBK"/>
              <w:color w:val="000000"/>
              <w:sz w:val="34"/>
              <w:szCs w:val="34"/>
            </w:rPr>
          </w:rPrChange>
        </w:rPr>
        <w:t>收摊阶段由第四组全员负责。各帐篷完成清点、装箱后，统一交由指定主席团成员核验并确认，未经确认不得自行离场。</w:t>
      </w:r>
    </w:p>
    <w:p w14:paraId="7D9B3B6D">
      <w:pPr>
        <w:widowControl/>
        <w:spacing w:after="0" w:line="620" w:lineRule="exact"/>
        <w:ind w:firstLine="640" w:firstLineChars="200"/>
        <w:rPr>
          <w:rFonts w:hint="eastAsia" w:ascii="黑体-简" w:hAnsi="黑体-简" w:eastAsia="黑体-简" w:cs="黑体-简"/>
          <w:sz w:val="32"/>
          <w:szCs w:val="32"/>
          <w:rPrChange w:id="528" w:author="Amya Liu" w:date="2026-08-04T10:34:05Z">
            <w:rPr>
              <w:rFonts w:ascii="方正黑体_GBK" w:eastAsia="方正黑体_GBK"/>
              <w:sz w:val="34"/>
              <w:szCs w:val="34"/>
            </w:rPr>
          </w:rPrChange>
        </w:rPr>
        <w:pPrChange w:id="527" w:author="Amya Liu" w:date="2026-08-04T10:34:13Z">
          <w:pPr>
            <w:widowControl/>
            <w:spacing w:after="0" w:line="620" w:lineRule="exact"/>
          </w:pPr>
        </w:pPrChange>
      </w:pPr>
      <w:r>
        <w:rPr>
          <w:rFonts w:hint="eastAsia" w:ascii="黑体-简" w:hAnsi="黑体-简" w:eastAsia="黑体-简" w:cs="黑体-简"/>
          <w:sz w:val="32"/>
          <w:szCs w:val="32"/>
          <w:rPrChange w:id="529" w:author="Amya Liu" w:date="2026-08-04T10:34:05Z">
            <w:rPr>
              <w:rFonts w:hint="eastAsia" w:ascii="方正黑体_GBK" w:eastAsia="方正黑体_GBK"/>
              <w:sz w:val="34"/>
              <w:szCs w:val="34"/>
            </w:rPr>
          </w:rPrChange>
        </w:rPr>
        <w:t>九、活动具体内容</w:t>
      </w:r>
    </w:p>
    <w:p w14:paraId="444481B4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30" w:author="Amya Liu" w:date="2026-08-04T10:35:38Z">
            <w:rPr>
              <w:rFonts w:ascii="方正仿宋_GBK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31" w:author="Amya Liu" w:date="2026-08-04T10:35:38Z">
            <w:rPr>
              <w:rFonts w:hint="eastAsia" w:ascii="方正仿宋_GBK" w:hAnsi="Times New Roman" w:eastAsia="方正仿宋_GBK" w:cs="Times New Roman"/>
              <w:sz w:val="34"/>
              <w:szCs w:val="34"/>
            </w:rPr>
          </w:rPrChange>
        </w:rPr>
        <w:t>本次迎新活动设立两大展区，分别为南湖校区综合楼北广场展区、浑南校区图书馆前展区。各展区实行分区规划，展区左侧为学生组织成果展示区，集中展示各学生组织特色活动图文资料，直观向新生介绍各学生组织职能、工作内容与校园氛围；展区右侧设置</w:t>
      </w:r>
      <w:r>
        <w:rPr>
          <w:rFonts w:hint="eastAsia" w:ascii="仿宋_GB2312" w:hAnsi="仿宋_GB2312" w:eastAsia="仿宋_GB2312" w:cs="仿宋_GB2312"/>
          <w:sz w:val="32"/>
          <w:szCs w:val="32"/>
          <w:rPrChange w:id="532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KT</w:t>
      </w:r>
      <w:r>
        <w:rPr>
          <w:rFonts w:hint="eastAsia" w:ascii="仿宋_GB2312" w:hAnsi="仿宋_GB2312" w:eastAsia="仿宋_GB2312" w:cs="仿宋_GB2312"/>
          <w:sz w:val="32"/>
          <w:szCs w:val="32"/>
          <w:rPrChange w:id="533" w:author="Amya Liu" w:date="2026-08-04T10:35:38Z">
            <w:rPr>
              <w:rFonts w:hint="eastAsia" w:ascii="方正仿宋_GBK" w:hAnsi="Times New Roman" w:eastAsia="方正仿宋_GBK" w:cs="Times New Roman"/>
              <w:sz w:val="34"/>
              <w:szCs w:val="34"/>
            </w:rPr>
          </w:rPrChange>
        </w:rPr>
        <w:t>板打卡互动区域，活动期间前</w:t>
      </w:r>
      <w:r>
        <w:rPr>
          <w:rFonts w:hint="eastAsia" w:ascii="仿宋_GB2312" w:hAnsi="仿宋_GB2312" w:eastAsia="仿宋_GB2312" w:cs="仿宋_GB2312"/>
          <w:sz w:val="32"/>
          <w:szCs w:val="32"/>
          <w:rPrChange w:id="53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100</w:t>
      </w:r>
      <w:r>
        <w:rPr>
          <w:rFonts w:hint="eastAsia" w:ascii="仿宋_GB2312" w:hAnsi="仿宋_GB2312" w:eastAsia="仿宋_GB2312" w:cs="仿宋_GB2312"/>
          <w:sz w:val="32"/>
          <w:szCs w:val="32"/>
          <w:rPrChange w:id="535" w:author="Amya Liu" w:date="2026-08-04T10:35:38Z">
            <w:rPr>
              <w:rFonts w:hint="eastAsia" w:ascii="方正仿宋_GBK" w:hAnsi="Times New Roman" w:eastAsia="方正仿宋_GBK" w:cs="Times New Roman"/>
              <w:sz w:val="34"/>
              <w:szCs w:val="34"/>
            </w:rPr>
          </w:rPrChange>
        </w:rPr>
        <w:t>名到场打卡的新生可免费获赠拍立得照片一张。本次活动全部图文设计素材已由学生会综合事务部统一收集、校对、整理；打卡互动点位的现场拍摄等工作由媒体宣传部负责落地执行。</w:t>
      </w:r>
    </w:p>
    <w:p w14:paraId="1330C1C4">
      <w:pPr>
        <w:spacing w:after="0" w:line="620" w:lineRule="exact"/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rPrChange w:id="537" w:author="Amya Liu" w:date="2026-08-04T10:36:45Z">
            <w:rPr>
              <w:rFonts w:ascii="方正楷体_GBK" w:hAnsi="方正楷体_GBK" w:eastAsia="方正楷体_GBK" w:cs="方正楷体_GBK"/>
              <w:sz w:val="34"/>
              <w:szCs w:val="34"/>
            </w:rPr>
          </w:rPrChange>
        </w:rPr>
        <w:pPrChange w:id="536" w:author="Amya Liu" w:date="2026-08-04T10:34:27Z">
          <w:pPr>
            <w:spacing w:after="0" w:line="620" w:lineRule="exact"/>
          </w:pPr>
        </w:pPrChange>
      </w:pPr>
      <w:r>
        <w:rPr>
          <w:rFonts w:hint="eastAsia" w:ascii="楷体_GB2312" w:hAnsi="楷体_GB2312" w:eastAsia="楷体_GB2312" w:cs="楷体_GB2312"/>
          <w:sz w:val="32"/>
          <w:szCs w:val="32"/>
          <w:rPrChange w:id="538" w:author="Amya Liu" w:date="2026-08-04T10:36:45Z">
            <w:rPr>
              <w:rFonts w:hint="eastAsia" w:ascii="方正楷体_GBK" w:hAnsi="方正楷体_GBK" w:eastAsia="方正楷体_GBK" w:cs="方正楷体_GBK"/>
              <w:sz w:val="34"/>
              <w:szCs w:val="34"/>
            </w:rPr>
          </w:rPrChange>
        </w:rPr>
        <w:t>（一）学生组织成果展示区</w:t>
      </w:r>
    </w:p>
    <w:p w14:paraId="50863AD8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39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4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本次展示设置两套可选执行方案，分别为易拉宝分散展示方案、桁架一体化背景墙方案。</w:t>
      </w:r>
    </w:p>
    <w:p w14:paraId="488C449D">
      <w:pPr>
        <w:spacing w:after="0" w:line="620" w:lineRule="exact"/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rPrChange w:id="541" w:author="Amya Liu" w:date="2026-08-04T10:36:50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楷体_GB2312" w:hAnsi="楷体_GB2312" w:eastAsia="楷体_GB2312" w:cs="楷体_GB2312"/>
          <w:sz w:val="32"/>
          <w:szCs w:val="32"/>
          <w:rPrChange w:id="542" w:author="Amya Liu" w:date="2026-08-04T10:36:50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方案一：易拉宝展示方案</w:t>
      </w:r>
    </w:p>
    <w:p w14:paraId="48311433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43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4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rPrChange w:id="545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规格：</w:t>
      </w:r>
      <w:r>
        <w:rPr>
          <w:rFonts w:hint="eastAsia" w:ascii="仿宋_GB2312" w:hAnsi="仿宋_GB2312" w:eastAsia="仿宋_GB2312" w:cs="仿宋_GB2312"/>
          <w:sz w:val="32"/>
          <w:szCs w:val="32"/>
          <w:rPrChange w:id="54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采用校园活动通用规格80cm×</w:t>
      </w:r>
      <w:r>
        <w:rPr>
          <w:rFonts w:hint="eastAsia" w:ascii="仿宋_GB2312" w:hAnsi="仿宋_GB2312" w:eastAsia="仿宋_GB2312" w:cs="仿宋_GB2312"/>
          <w:sz w:val="32"/>
          <w:szCs w:val="32"/>
          <w:rPrChange w:id="547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180</w:t>
      </w:r>
      <w:r>
        <w:rPr>
          <w:rFonts w:hint="eastAsia" w:ascii="仿宋_GB2312" w:hAnsi="仿宋_GB2312" w:eastAsia="仿宋_GB2312" w:cs="仿宋_GB2312"/>
          <w:sz w:val="32"/>
          <w:szCs w:val="32"/>
          <w:rPrChange w:id="54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cm易拉宝</w:t>
      </w:r>
      <w:r>
        <w:rPr>
          <w:rFonts w:hint="eastAsia" w:ascii="仿宋_GB2312" w:hAnsi="仿宋_GB2312" w:eastAsia="仿宋_GB2312" w:cs="仿宋_GB2312"/>
          <w:sz w:val="32"/>
          <w:szCs w:val="32"/>
          <w:rPrChange w:id="549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。</w:t>
      </w:r>
    </w:p>
    <w:p w14:paraId="1DE0C837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5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51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2.价格与配置</w:t>
      </w:r>
      <w:r>
        <w:rPr>
          <w:rFonts w:hint="eastAsia" w:ascii="仿宋_GB2312" w:hAnsi="仿宋_GB2312" w:eastAsia="仿宋_GB2312" w:cs="仿宋_GB2312"/>
          <w:sz w:val="32"/>
          <w:szCs w:val="32"/>
          <w:rPrChange w:id="552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：</w:t>
      </w:r>
    </w:p>
    <w:p w14:paraId="2E62D227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53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5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单品单价：</w:t>
      </w:r>
      <w:r>
        <w:rPr>
          <w:rFonts w:hint="eastAsia" w:ascii="仿宋_GB2312" w:hAnsi="仿宋_GB2312" w:eastAsia="仿宋_GB2312" w:cs="仿宋_GB2312"/>
          <w:sz w:val="32"/>
          <w:szCs w:val="32"/>
          <w:rPrChange w:id="555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45-60</w:t>
      </w:r>
      <w:r>
        <w:rPr>
          <w:rFonts w:hint="eastAsia" w:ascii="仿宋_GB2312" w:hAnsi="仿宋_GB2312" w:eastAsia="仿宋_GB2312" w:cs="仿宋_GB2312"/>
          <w:sz w:val="32"/>
          <w:szCs w:val="32"/>
          <w:rPrChange w:id="55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元/个</w:t>
      </w:r>
      <w:r>
        <w:rPr>
          <w:rFonts w:hint="eastAsia" w:ascii="仿宋_GB2312" w:hAnsi="仿宋_GB2312" w:eastAsia="仿宋_GB2312" w:cs="仿宋_GB2312"/>
          <w:sz w:val="32"/>
          <w:szCs w:val="32"/>
          <w:rPrChange w:id="557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；两</w:t>
      </w:r>
      <w:r>
        <w:rPr>
          <w:rFonts w:hint="eastAsia" w:ascii="仿宋_GB2312" w:hAnsi="仿宋_GB2312" w:eastAsia="仿宋_GB2312" w:cs="仿宋_GB2312"/>
          <w:sz w:val="32"/>
          <w:szCs w:val="32"/>
          <w:rPrChange w:id="55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校区</w:t>
      </w:r>
      <w:r>
        <w:rPr>
          <w:rFonts w:hint="eastAsia" w:ascii="仿宋_GB2312" w:hAnsi="仿宋_GB2312" w:eastAsia="仿宋_GB2312" w:cs="仿宋_GB2312"/>
          <w:sz w:val="32"/>
          <w:szCs w:val="32"/>
          <w:rPrChange w:id="559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rPrChange w:id="56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配置</w:t>
      </w:r>
      <w:r>
        <w:rPr>
          <w:rFonts w:hint="eastAsia" w:ascii="仿宋_GB2312" w:hAnsi="仿宋_GB2312" w:eastAsia="仿宋_GB2312" w:cs="仿宋_GB2312"/>
          <w:sz w:val="32"/>
          <w:szCs w:val="32"/>
          <w:rPrChange w:id="561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rPrChange w:id="56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块易拉宝，总预算</w:t>
      </w:r>
      <w:r>
        <w:rPr>
          <w:rFonts w:hint="eastAsia" w:ascii="仿宋_GB2312" w:hAnsi="仿宋_GB2312" w:eastAsia="仿宋_GB2312" w:cs="仿宋_GB2312"/>
          <w:sz w:val="32"/>
          <w:szCs w:val="32"/>
          <w:rPrChange w:id="563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90-120</w:t>
      </w:r>
      <w:r>
        <w:rPr>
          <w:rFonts w:hint="eastAsia" w:ascii="仿宋_GB2312" w:hAnsi="仿宋_GB2312" w:eastAsia="仿宋_GB2312" w:cs="仿宋_GB2312"/>
          <w:sz w:val="32"/>
          <w:szCs w:val="32"/>
          <w:rPrChange w:id="56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元；</w:t>
      </w:r>
    </w:p>
    <w:p w14:paraId="42C86E39">
      <w:pPr>
        <w:spacing w:after="0" w:line="620" w:lineRule="exact"/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rPrChange w:id="565" w:author="Amya Liu" w:date="2026-08-04T10:36:53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楷体_GB2312" w:hAnsi="楷体_GB2312" w:eastAsia="楷体_GB2312" w:cs="楷体_GB2312"/>
          <w:sz w:val="32"/>
          <w:szCs w:val="32"/>
          <w:rPrChange w:id="566" w:author="Amya Liu" w:date="2026-08-04T10:36:53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方案二：桁架展板方案</w:t>
      </w:r>
    </w:p>
    <w:p w14:paraId="1E3950BC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67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6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rPrChange w:id="569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规格：</w:t>
      </w:r>
      <w:r>
        <w:rPr>
          <w:rFonts w:hint="eastAsia" w:ascii="仿宋_GB2312" w:hAnsi="仿宋_GB2312" w:eastAsia="仿宋_GB2312" w:cs="仿宋_GB2312"/>
          <w:sz w:val="32"/>
          <w:szCs w:val="32"/>
          <w:rPrChange w:id="57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各校区设置桁架背景墙，规格为</w:t>
      </w:r>
      <w:r>
        <w:rPr>
          <w:rFonts w:hint="eastAsia" w:ascii="仿宋_GB2312" w:hAnsi="仿宋_GB2312" w:eastAsia="仿宋_GB2312" w:cs="仿宋_GB2312"/>
          <w:sz w:val="32"/>
          <w:szCs w:val="32"/>
          <w:rPrChange w:id="571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宽5m，高2.5m。</w:t>
      </w:r>
    </w:p>
    <w:p w14:paraId="17DAEF7A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7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73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2.</w:t>
      </w:r>
      <w:r>
        <w:rPr>
          <w:rFonts w:hint="eastAsia" w:ascii="仿宋_GB2312" w:hAnsi="仿宋_GB2312" w:eastAsia="仿宋_GB2312" w:cs="仿宋_GB2312"/>
          <w:sz w:val="32"/>
          <w:szCs w:val="32"/>
          <w:rPrChange w:id="57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费用包含桁架钢架租赁、户外喷绘灯布制作、现场搭建、活动结束拆除</w:t>
      </w:r>
      <w:r>
        <w:rPr>
          <w:rFonts w:hint="eastAsia" w:ascii="仿宋_GB2312" w:hAnsi="仿宋_GB2312" w:eastAsia="仿宋_GB2312" w:cs="仿宋_GB2312"/>
          <w:sz w:val="32"/>
          <w:szCs w:val="32"/>
          <w:rPrChange w:id="575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等</w:t>
      </w:r>
      <w:r>
        <w:rPr>
          <w:rFonts w:hint="eastAsia" w:ascii="仿宋_GB2312" w:hAnsi="仿宋_GB2312" w:eastAsia="仿宋_GB2312" w:cs="仿宋_GB2312"/>
          <w:sz w:val="32"/>
          <w:szCs w:val="32"/>
          <w:rPrChange w:id="57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全流程服务；单校区整套价格</w:t>
      </w:r>
      <w:r>
        <w:rPr>
          <w:rFonts w:hint="eastAsia" w:ascii="仿宋_GB2312" w:hAnsi="仿宋_GB2312" w:eastAsia="仿宋_GB2312" w:cs="仿宋_GB2312"/>
          <w:sz w:val="32"/>
          <w:szCs w:val="32"/>
          <w:rPrChange w:id="577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rPrChange w:id="57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00–</w:t>
      </w:r>
      <w:r>
        <w:rPr>
          <w:rFonts w:hint="eastAsia" w:ascii="仿宋_GB2312" w:hAnsi="仿宋_GB2312" w:eastAsia="仿宋_GB2312" w:cs="仿宋_GB2312"/>
          <w:sz w:val="32"/>
          <w:szCs w:val="32"/>
          <w:rPrChange w:id="579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70</w:t>
      </w:r>
      <w:r>
        <w:rPr>
          <w:rFonts w:hint="eastAsia" w:ascii="仿宋_GB2312" w:hAnsi="仿宋_GB2312" w:eastAsia="仿宋_GB2312" w:cs="仿宋_GB2312"/>
          <w:sz w:val="32"/>
          <w:szCs w:val="32"/>
          <w:rPrChange w:id="58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0元，南湖、浑南双校区合计总预算1</w:t>
      </w:r>
      <w:r>
        <w:rPr>
          <w:rFonts w:hint="eastAsia" w:ascii="仿宋_GB2312" w:hAnsi="仿宋_GB2312" w:eastAsia="仿宋_GB2312" w:cs="仿宋_GB2312"/>
          <w:sz w:val="32"/>
          <w:szCs w:val="32"/>
          <w:rPrChange w:id="581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0</w:t>
      </w:r>
      <w:r>
        <w:rPr>
          <w:rFonts w:hint="eastAsia" w:ascii="仿宋_GB2312" w:hAnsi="仿宋_GB2312" w:eastAsia="仿宋_GB2312" w:cs="仿宋_GB2312"/>
          <w:sz w:val="32"/>
          <w:szCs w:val="32"/>
          <w:rPrChange w:id="58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00–1</w:t>
      </w:r>
      <w:r>
        <w:rPr>
          <w:rFonts w:hint="eastAsia" w:ascii="仿宋_GB2312" w:hAnsi="仿宋_GB2312" w:eastAsia="仿宋_GB2312" w:cs="仿宋_GB2312"/>
          <w:sz w:val="32"/>
          <w:szCs w:val="32"/>
          <w:rPrChange w:id="583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4</w:t>
      </w:r>
      <w:r>
        <w:rPr>
          <w:rFonts w:hint="eastAsia" w:ascii="仿宋_GB2312" w:hAnsi="仿宋_GB2312" w:eastAsia="仿宋_GB2312" w:cs="仿宋_GB2312"/>
          <w:sz w:val="32"/>
          <w:szCs w:val="32"/>
          <w:rPrChange w:id="58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00元。</w:t>
      </w:r>
    </w:p>
    <w:p w14:paraId="4521D11E">
      <w:pPr>
        <w:spacing w:after="0" w:line="620" w:lineRule="exact"/>
        <w:ind w:firstLine="640" w:firstLineChars="200"/>
        <w:rPr>
          <w:rFonts w:hint="eastAsia" w:ascii="楷体_GB2312" w:hAnsi="楷体_GB2312" w:eastAsia="楷体_GB2312" w:cs="楷体_GB2312"/>
          <w:sz w:val="32"/>
          <w:szCs w:val="32"/>
          <w:rPrChange w:id="585" w:author="Amya Liu" w:date="2026-08-04T10:36:57Z">
            <w:rPr>
              <w:rFonts w:ascii="方正楷体_GBK" w:hAnsi="方正楷体_GBK" w:eastAsia="方正楷体_GBK" w:cs="方正楷体_GBK"/>
              <w:sz w:val="34"/>
              <w:szCs w:val="34"/>
            </w:rPr>
          </w:rPrChange>
        </w:rPr>
      </w:pPr>
      <w:r>
        <w:rPr>
          <w:rFonts w:hint="eastAsia" w:ascii="楷体_GB2312" w:hAnsi="楷体_GB2312" w:eastAsia="楷体_GB2312" w:cs="楷体_GB2312"/>
          <w:sz w:val="32"/>
          <w:szCs w:val="32"/>
          <w:rPrChange w:id="586" w:author="Amya Liu" w:date="2026-08-04T10:36:57Z">
            <w:rPr>
              <w:rFonts w:hint="eastAsia" w:ascii="方正楷体_GBK" w:hAnsi="方正楷体_GBK" w:eastAsia="方正楷体_GBK" w:cs="方正楷体_GBK"/>
              <w:sz w:val="34"/>
              <w:szCs w:val="34"/>
            </w:rPr>
          </w:rPrChange>
        </w:rPr>
        <w:t>（二）现场互动打卡区</w:t>
      </w:r>
    </w:p>
    <w:p w14:paraId="3D6055C6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87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8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1.特色打卡KT板布置</w:t>
      </w:r>
    </w:p>
    <w:p w14:paraId="33C759A8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589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59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定制规格</w:t>
      </w:r>
      <w:r>
        <w:rPr>
          <w:rFonts w:hint="eastAsia" w:ascii="仿宋_GB2312" w:hAnsi="仿宋_GB2312" w:eastAsia="仿宋_GB2312" w:cs="仿宋_GB2312"/>
          <w:sz w:val="32"/>
          <w:szCs w:val="32"/>
          <w:rPrChange w:id="591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rPrChange w:id="59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m（宽）×</w:t>
      </w:r>
      <w:r>
        <w:rPr>
          <w:rFonts w:hint="eastAsia" w:ascii="仿宋_GB2312" w:hAnsi="仿宋_GB2312" w:eastAsia="仿宋_GB2312" w:cs="仿宋_GB2312"/>
          <w:sz w:val="32"/>
          <w:szCs w:val="32"/>
          <w:rPrChange w:id="593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rPrChange w:id="59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m（高）迎新主题KT板作为打卡主背景，配套印有东北大学校徽、地标</w:t>
      </w:r>
      <w:r>
        <w:rPr>
          <w:rFonts w:hint="eastAsia" w:ascii="仿宋_GB2312" w:hAnsi="仿宋_GB2312" w:eastAsia="仿宋_GB2312" w:cs="仿宋_GB2312"/>
          <w:sz w:val="32"/>
          <w:szCs w:val="32"/>
          <w:rPrChange w:id="595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建筑</w:t>
      </w:r>
      <w:r>
        <w:rPr>
          <w:rFonts w:hint="eastAsia" w:ascii="仿宋_GB2312" w:hAnsi="仿宋_GB2312" w:eastAsia="仿宋_GB2312" w:cs="仿宋_GB2312"/>
          <w:sz w:val="32"/>
          <w:szCs w:val="32"/>
          <w:rPrChange w:id="59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及迎新宣传标语的手持打卡道具。KT板市场单价25–30元/㎡，整套主背景板搭配全套</w:t>
      </w:r>
      <w:r>
        <w:rPr>
          <w:rFonts w:hint="eastAsia" w:ascii="仿宋_GB2312" w:hAnsi="仿宋_GB2312" w:eastAsia="仿宋_GB2312" w:cs="仿宋_GB2312"/>
          <w:sz w:val="32"/>
          <w:szCs w:val="32"/>
          <w:rPrChange w:id="597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手持打卡</w:t>
      </w:r>
      <w:r>
        <w:rPr>
          <w:rFonts w:hint="eastAsia" w:ascii="仿宋_GB2312" w:hAnsi="仿宋_GB2312" w:eastAsia="仿宋_GB2312" w:cs="仿宋_GB2312"/>
          <w:sz w:val="32"/>
          <w:szCs w:val="32"/>
          <w:rPrChange w:id="59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道具总费用约</w:t>
      </w:r>
      <w:r>
        <w:rPr>
          <w:rFonts w:hint="eastAsia" w:ascii="仿宋_GB2312" w:hAnsi="仿宋_GB2312" w:eastAsia="仿宋_GB2312" w:cs="仿宋_GB2312"/>
          <w:sz w:val="32"/>
          <w:szCs w:val="32"/>
          <w:rPrChange w:id="599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200</w:t>
      </w:r>
      <w:r>
        <w:rPr>
          <w:rFonts w:hint="eastAsia" w:ascii="仿宋_GB2312" w:hAnsi="仿宋_GB2312" w:eastAsia="仿宋_GB2312" w:cs="仿宋_GB2312"/>
          <w:sz w:val="32"/>
          <w:szCs w:val="32"/>
          <w:rPrChange w:id="60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元。</w:t>
      </w:r>
    </w:p>
    <w:p w14:paraId="01C75BE0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01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0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2.拍立得打卡活动规则及设备方案</w:t>
      </w:r>
    </w:p>
    <w:p w14:paraId="581C4BAF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03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0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（1）活动规则</w:t>
      </w:r>
    </w:p>
    <w:p w14:paraId="509051F7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05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0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活动期间，前100名前往打卡区域参与合影的新生，可免费领取现场拍摄的拍立得照片1张。</w:t>
      </w:r>
    </w:p>
    <w:p w14:paraId="4BA555F5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07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0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（2）相纸物资储备</w:t>
      </w:r>
    </w:p>
    <w:p w14:paraId="20DF810E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09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1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统一采购白色边框拍立得相纸2</w:t>
      </w:r>
      <w:r>
        <w:rPr>
          <w:rFonts w:hint="eastAsia" w:ascii="仿宋_GB2312" w:hAnsi="仿宋_GB2312" w:eastAsia="仿宋_GB2312" w:cs="仿宋_GB2312"/>
          <w:sz w:val="32"/>
          <w:szCs w:val="32"/>
          <w:rPrChange w:id="611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rPrChange w:id="61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0张</w:t>
      </w:r>
      <w:r>
        <w:rPr>
          <w:rFonts w:hint="eastAsia" w:ascii="仿宋_GB2312" w:hAnsi="仿宋_GB2312" w:eastAsia="仿宋_GB2312" w:cs="仿宋_GB2312"/>
          <w:sz w:val="32"/>
          <w:szCs w:val="32"/>
          <w:rPrChange w:id="613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预留余量，</w:t>
      </w:r>
      <w:r>
        <w:rPr>
          <w:rFonts w:hint="eastAsia" w:ascii="仿宋_GB2312" w:hAnsi="仿宋_GB2312" w:eastAsia="仿宋_GB2312" w:cs="仿宋_GB2312"/>
          <w:sz w:val="32"/>
          <w:szCs w:val="32"/>
          <w:rPrChange w:id="61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满足两校区新生打卡需求，相纸批量采购总预算1</w:t>
      </w:r>
      <w:r>
        <w:rPr>
          <w:rFonts w:hint="eastAsia" w:ascii="仿宋_GB2312" w:hAnsi="仿宋_GB2312" w:eastAsia="仿宋_GB2312" w:cs="仿宋_GB2312"/>
          <w:sz w:val="32"/>
          <w:szCs w:val="32"/>
          <w:rPrChange w:id="615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200</w:t>
      </w:r>
      <w:r>
        <w:rPr>
          <w:rFonts w:hint="eastAsia" w:ascii="仿宋_GB2312" w:hAnsi="仿宋_GB2312" w:eastAsia="仿宋_GB2312" w:cs="仿宋_GB2312"/>
          <w:sz w:val="32"/>
          <w:szCs w:val="32"/>
          <w:rPrChange w:id="61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-1</w:t>
      </w:r>
      <w:r>
        <w:rPr>
          <w:rFonts w:hint="eastAsia" w:ascii="仿宋_GB2312" w:hAnsi="仿宋_GB2312" w:eastAsia="仿宋_GB2312" w:cs="仿宋_GB2312"/>
          <w:sz w:val="32"/>
          <w:szCs w:val="32"/>
          <w:rPrChange w:id="617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30</w:t>
      </w:r>
      <w:r>
        <w:rPr>
          <w:rFonts w:hint="eastAsia" w:ascii="仿宋_GB2312" w:hAnsi="仿宋_GB2312" w:eastAsia="仿宋_GB2312" w:cs="仿宋_GB2312"/>
          <w:sz w:val="32"/>
          <w:szCs w:val="32"/>
          <w:rPrChange w:id="618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0元。</w:t>
      </w:r>
    </w:p>
    <w:p w14:paraId="05BA07FC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19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2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（3）拍立得设备采购留存方案</w:t>
      </w:r>
    </w:p>
    <w:p w14:paraId="4CD105B2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21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2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采购单价：</w:t>
      </w:r>
      <w:r>
        <w:rPr>
          <w:rFonts w:hint="eastAsia" w:ascii="仿宋_GB2312" w:hAnsi="仿宋_GB2312" w:eastAsia="仿宋_GB2312" w:cs="仿宋_GB2312"/>
          <w:sz w:val="32"/>
          <w:szCs w:val="32"/>
          <w:rPrChange w:id="623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25</w:t>
      </w:r>
      <w:r>
        <w:rPr>
          <w:rFonts w:hint="eastAsia" w:ascii="仿宋_GB2312" w:hAnsi="仿宋_GB2312" w:eastAsia="仿宋_GB2312" w:cs="仿宋_GB2312"/>
          <w:sz w:val="32"/>
          <w:szCs w:val="32"/>
          <w:rPrChange w:id="62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0–</w:t>
      </w:r>
      <w:r>
        <w:rPr>
          <w:rFonts w:hint="eastAsia" w:ascii="仿宋_GB2312" w:hAnsi="仿宋_GB2312" w:eastAsia="仿宋_GB2312" w:cs="仿宋_GB2312"/>
          <w:sz w:val="32"/>
          <w:szCs w:val="32"/>
          <w:rPrChange w:id="625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35</w:t>
      </w:r>
      <w:r>
        <w:rPr>
          <w:rFonts w:hint="eastAsia" w:ascii="仿宋_GB2312" w:hAnsi="仿宋_GB2312" w:eastAsia="仿宋_GB2312" w:cs="仿宋_GB2312"/>
          <w:sz w:val="32"/>
          <w:szCs w:val="32"/>
          <w:rPrChange w:id="62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0元/台；</w:t>
      </w:r>
    </w:p>
    <w:p w14:paraId="09D44B85">
      <w:pPr>
        <w:spacing w:after="0" w:line="620" w:lineRule="exact"/>
        <w:ind w:firstLine="640" w:firstLineChars="200"/>
        <w:rPr>
          <w:del w:id="627" w:author="Amya Liu" w:date="2026-08-04T10:37:19Z"/>
          <w:rFonts w:hint="eastAsia" w:ascii="仿宋_GB2312" w:hAnsi="仿宋_GB2312" w:eastAsia="仿宋_GB2312" w:cs="仿宋_GB2312"/>
          <w:sz w:val="32"/>
          <w:szCs w:val="32"/>
          <w:rPrChange w:id="628" w:author="Amya Liu" w:date="2026-08-04T10:35:38Z">
            <w:rPr>
              <w:del w:id="629" w:author="Amya Liu" w:date="2026-08-04T10:37:19Z"/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2"/>
          <w:szCs w:val="32"/>
          <w:rPrChange w:id="630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南湖、浑南两校区各配置1台，设备总采购成本</w:t>
      </w:r>
      <w:r>
        <w:rPr>
          <w:rFonts w:hint="eastAsia" w:ascii="仿宋_GB2312" w:hAnsi="仿宋_GB2312" w:eastAsia="仿宋_GB2312" w:cs="仿宋_GB2312"/>
          <w:sz w:val="32"/>
          <w:szCs w:val="32"/>
          <w:rPrChange w:id="631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rPrChange w:id="632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00–</w:t>
      </w:r>
      <w:r>
        <w:rPr>
          <w:rFonts w:hint="eastAsia" w:ascii="仿宋_GB2312" w:hAnsi="仿宋_GB2312" w:eastAsia="仿宋_GB2312" w:cs="仿宋_GB2312"/>
          <w:sz w:val="32"/>
          <w:szCs w:val="32"/>
          <w:rPrChange w:id="633" w:author="Amya Liu" w:date="2026-08-04T10:35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7</w:t>
      </w:r>
      <w:r>
        <w:rPr>
          <w:rFonts w:hint="eastAsia" w:ascii="仿宋_GB2312" w:hAnsi="仿宋_GB2312" w:eastAsia="仿宋_GB2312" w:cs="仿宋_GB2312"/>
          <w:sz w:val="32"/>
          <w:szCs w:val="32"/>
          <w:rPrChange w:id="634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00元；</w:t>
      </w:r>
    </w:p>
    <w:p w14:paraId="09D44B85">
      <w:pPr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36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pPrChange w:id="635" w:author="Amya Liu" w:date="2026-08-04T10:37:19Z">
          <w:pPr>
            <w:spacing w:after="0" w:line="620" w:lineRule="exact"/>
            <w:ind w:firstLine="680" w:firstLineChars="200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637" w:author="Amya Liu" w:date="2026-08-04T10:35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活动结束后统一登记、入库保管，可长期用于学生会各类后续活动。</w:t>
      </w:r>
    </w:p>
    <w:p w14:paraId="2ECFDB80">
      <w:pPr>
        <w:widowControl/>
        <w:spacing w:after="0" w:line="620" w:lineRule="exact"/>
        <w:ind w:firstLine="640" w:firstLineChars="200"/>
        <w:rPr>
          <w:rFonts w:hint="eastAsia" w:ascii="黑体-简" w:hAnsi="黑体-简" w:eastAsia="黑体-简" w:cs="黑体-简"/>
          <w:sz w:val="32"/>
          <w:szCs w:val="32"/>
          <w:rPrChange w:id="639" w:author="Amya Liu" w:date="2026-08-04T10:35:15Z">
            <w:rPr>
              <w:rFonts w:ascii="方正黑体_GBK" w:eastAsia="方正黑体_GBK"/>
              <w:sz w:val="34"/>
              <w:szCs w:val="34"/>
            </w:rPr>
          </w:rPrChange>
        </w:rPr>
        <w:pPrChange w:id="638" w:author="Amya Liu" w:date="2026-08-04T10:35:07Z">
          <w:pPr>
            <w:widowControl/>
            <w:spacing w:after="0" w:line="620" w:lineRule="exact"/>
          </w:pPr>
        </w:pPrChange>
      </w:pPr>
      <w:r>
        <w:rPr>
          <w:rFonts w:hint="eastAsia" w:ascii="黑体-简" w:hAnsi="黑体-简" w:eastAsia="黑体-简" w:cs="黑体-简"/>
          <w:sz w:val="32"/>
          <w:szCs w:val="32"/>
          <w:rPrChange w:id="640" w:author="Amya Liu" w:date="2026-08-04T10:35:15Z">
            <w:rPr>
              <w:rFonts w:hint="eastAsia" w:ascii="方正黑体_GBK" w:eastAsia="方正黑体_GBK"/>
              <w:sz w:val="34"/>
              <w:szCs w:val="34"/>
            </w:rPr>
          </w:rPrChange>
        </w:rPr>
        <w:t>十、物资及预算</w:t>
      </w:r>
    </w:p>
    <w:p w14:paraId="647E9567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42" w:author="Amya Liu" w:date="2026-08-04T10:37:38Z">
            <w:rPr>
              <w:rFonts w:ascii="方正仿宋_GBK" w:eastAsia="方正仿宋_GBK"/>
              <w:sz w:val="34"/>
              <w:szCs w:val="34"/>
            </w:rPr>
          </w:rPrChange>
        </w:rPr>
        <w:pPrChange w:id="641" w:author="Amya Liu" w:date="2026-08-04T10:35:0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643" w:author="Amya Liu" w:date="2026-08-04T10:37:38Z">
            <w:rPr>
              <w:rFonts w:hint="eastAsia" w:ascii="方正仿宋_GBK" w:eastAsia="方正仿宋_GBK"/>
              <w:sz w:val="34"/>
              <w:szCs w:val="34"/>
            </w:rPr>
          </w:rPrChange>
        </w:rPr>
        <w:t>南湖、浑南两校区物资供应相同，以一个校区为例：</w:t>
      </w:r>
    </w:p>
    <w:p w14:paraId="2E383068">
      <w:pPr>
        <w:widowControl/>
        <w:spacing w:after="0" w:line="62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rPrChange w:id="645" w:author="Amya Liu" w:date="2026-08-04T10:37:38Z">
            <w:rPr>
              <w:rFonts w:ascii="方正仿宋_GBK" w:eastAsia="方正仿宋_GBK"/>
              <w:sz w:val="34"/>
              <w:szCs w:val="34"/>
            </w:rPr>
          </w:rPrChange>
        </w:rPr>
        <w:pPrChange w:id="644" w:author="Amya Liu" w:date="2026-08-04T10:35:07Z">
          <w:pPr>
            <w:widowControl/>
            <w:spacing w:after="0" w:line="620" w:lineRule="exact"/>
          </w:pPr>
        </w:pPrChange>
      </w:pPr>
      <w:r>
        <w:rPr>
          <w:rFonts w:hint="eastAsia" w:ascii="仿宋_GB2312" w:hAnsi="仿宋_GB2312" w:eastAsia="仿宋_GB2312" w:cs="仿宋_GB2312"/>
          <w:sz w:val="32"/>
          <w:szCs w:val="32"/>
          <w:rPrChange w:id="646" w:author="Amya Liu" w:date="2026-08-04T10:37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rPrChange w:id="647" w:author="Amya Liu" w:date="2026-08-04T10:37:38Z">
            <w:rPr>
              <w:rFonts w:hint="eastAsia" w:ascii="方正仿宋_GBK" w:eastAsia="方正仿宋_GBK"/>
              <w:sz w:val="34"/>
              <w:szCs w:val="34"/>
            </w:rPr>
          </w:rPrChange>
        </w:rPr>
        <w:t>、采取易拉宝展示方案</w:t>
      </w:r>
    </w:p>
    <w:tbl>
      <w:tblPr>
        <w:tblStyle w:val="16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1559"/>
        <w:gridCol w:w="1701"/>
        <w:gridCol w:w="1989"/>
      </w:tblGrid>
      <w:tr w14:paraId="09519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5B65CA65">
            <w:pPr>
              <w:widowControl/>
              <w:spacing w:after="0" w:line="620" w:lineRule="exact"/>
              <w:ind w:firstLine="600" w:firstLineChars="200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648" w:author="Amya Liu" w:date="2026-08-04T10:37:38Z">
                  <w:rPr>
                    <w:rFonts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649" w:author="Amya Liu" w:date="2026-08-04T10:37:38Z">
                  <w:rPr>
                    <w:rFonts w:hint="eastAsia"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物资</w:t>
            </w:r>
          </w:p>
        </w:tc>
        <w:tc>
          <w:tcPr>
            <w:tcW w:w="1559" w:type="dxa"/>
          </w:tcPr>
          <w:p w14:paraId="6B12759B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650" w:author="Amya Liu" w:date="2026-08-04T10:37:38Z">
                  <w:rPr>
                    <w:rFonts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651" w:author="Amya Liu" w:date="2026-08-04T10:37:38Z">
                  <w:rPr>
                    <w:rFonts w:hint="eastAsia"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单价</w:t>
            </w:r>
          </w:p>
        </w:tc>
        <w:tc>
          <w:tcPr>
            <w:tcW w:w="1701" w:type="dxa"/>
          </w:tcPr>
          <w:p w14:paraId="3E36B13F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652" w:author="Amya Liu" w:date="2026-08-04T10:37:38Z">
                  <w:rPr>
                    <w:rFonts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653" w:author="Amya Liu" w:date="2026-08-04T10:37:38Z">
                  <w:rPr>
                    <w:rFonts w:hint="eastAsia"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数量</w:t>
            </w:r>
          </w:p>
        </w:tc>
        <w:tc>
          <w:tcPr>
            <w:tcW w:w="1989" w:type="dxa"/>
          </w:tcPr>
          <w:p w14:paraId="533A9421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54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55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预算</w:t>
            </w:r>
          </w:p>
        </w:tc>
      </w:tr>
      <w:tr w14:paraId="6882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56A0995B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656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57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易拉宝</w:t>
            </w:r>
          </w:p>
        </w:tc>
        <w:tc>
          <w:tcPr>
            <w:tcW w:w="1559" w:type="dxa"/>
          </w:tcPr>
          <w:p w14:paraId="6A280A1A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58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59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60</w:t>
            </w:r>
          </w:p>
        </w:tc>
        <w:tc>
          <w:tcPr>
            <w:tcW w:w="1701" w:type="dxa"/>
          </w:tcPr>
          <w:p w14:paraId="1D1883AE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0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1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</w:t>
            </w:r>
          </w:p>
        </w:tc>
        <w:tc>
          <w:tcPr>
            <w:tcW w:w="1989" w:type="dxa"/>
          </w:tcPr>
          <w:p w14:paraId="508063D5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2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3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120</w:t>
            </w:r>
          </w:p>
        </w:tc>
      </w:tr>
      <w:tr w14:paraId="0A1D8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78A6F718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664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5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拍立得相纸</w:t>
            </w:r>
          </w:p>
        </w:tc>
        <w:tc>
          <w:tcPr>
            <w:tcW w:w="1559" w:type="dxa"/>
          </w:tcPr>
          <w:p w14:paraId="386240AA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6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7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6</w:t>
            </w:r>
          </w:p>
        </w:tc>
        <w:tc>
          <w:tcPr>
            <w:tcW w:w="1701" w:type="dxa"/>
          </w:tcPr>
          <w:p w14:paraId="2C5797CB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8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69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22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0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</w:p>
        </w:tc>
        <w:tc>
          <w:tcPr>
            <w:tcW w:w="1989" w:type="dxa"/>
          </w:tcPr>
          <w:p w14:paraId="37671F03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1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2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132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3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</w:p>
        </w:tc>
      </w:tr>
      <w:tr w14:paraId="3C99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2AFF30F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674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5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拍立得相机</w:t>
            </w:r>
          </w:p>
        </w:tc>
        <w:tc>
          <w:tcPr>
            <w:tcW w:w="1559" w:type="dxa"/>
          </w:tcPr>
          <w:p w14:paraId="1B057A46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6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7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350</w:t>
            </w:r>
          </w:p>
        </w:tc>
        <w:tc>
          <w:tcPr>
            <w:tcW w:w="1701" w:type="dxa"/>
          </w:tcPr>
          <w:p w14:paraId="3C309869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8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79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</w:t>
            </w:r>
          </w:p>
        </w:tc>
        <w:tc>
          <w:tcPr>
            <w:tcW w:w="1989" w:type="dxa"/>
          </w:tcPr>
          <w:p w14:paraId="2F53CAD7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0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1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70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2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</w:p>
        </w:tc>
      </w:tr>
      <w:tr w14:paraId="4BB41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34246614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3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4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KT板及道具</w:t>
            </w:r>
          </w:p>
        </w:tc>
        <w:tc>
          <w:tcPr>
            <w:tcW w:w="1559" w:type="dxa"/>
          </w:tcPr>
          <w:p w14:paraId="736CE7A0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5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6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200</w:t>
            </w:r>
          </w:p>
        </w:tc>
        <w:tc>
          <w:tcPr>
            <w:tcW w:w="1701" w:type="dxa"/>
          </w:tcPr>
          <w:p w14:paraId="33FEE794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7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8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</w:t>
            </w:r>
          </w:p>
        </w:tc>
        <w:tc>
          <w:tcPr>
            <w:tcW w:w="1989" w:type="dxa"/>
          </w:tcPr>
          <w:p w14:paraId="1AF8893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89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90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400</w:t>
            </w:r>
          </w:p>
        </w:tc>
      </w:tr>
      <w:tr w14:paraId="6948D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242D27C1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en-US"/>
                <w:rPrChange w:id="691" w:author="Amya Liu" w:date="2026-08-04T10:38:27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692" w:author="Amya Liu" w:date="2026-08-04T10:38:27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矿泉水（箱）</w:t>
            </w:r>
          </w:p>
        </w:tc>
        <w:tc>
          <w:tcPr>
            <w:tcW w:w="1559" w:type="dxa"/>
          </w:tcPr>
          <w:p w14:paraId="735ADB1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693" w:author="Amya Liu" w:date="2026-08-04T10:38:27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694" w:author="Amya Liu" w:date="2026-08-04T10:38:27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8.9</w:t>
            </w:r>
          </w:p>
        </w:tc>
        <w:tc>
          <w:tcPr>
            <w:tcW w:w="1701" w:type="dxa"/>
          </w:tcPr>
          <w:p w14:paraId="7F93381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695" w:author="Amya Liu" w:date="2026-08-04T10:38:27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696" w:author="Amya Liu" w:date="2026-08-04T10:38:27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4</w:t>
            </w:r>
          </w:p>
        </w:tc>
        <w:tc>
          <w:tcPr>
            <w:tcW w:w="1989" w:type="dxa"/>
          </w:tcPr>
          <w:p w14:paraId="4DDB1887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697" w:author="Amya Liu" w:date="2026-08-04T10:38:27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698" w:author="Amya Liu" w:date="2026-08-04T10:38:27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35.6</w:t>
            </w:r>
          </w:p>
        </w:tc>
      </w:tr>
      <w:tr w14:paraId="7741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1" w:hRule="exact"/>
        </w:trPr>
        <w:tc>
          <w:tcPr>
            <w:tcW w:w="3256" w:type="dxa"/>
          </w:tcPr>
          <w:p w14:paraId="0FAFF304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699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00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冰凉贴（20片一袋）</w:t>
            </w:r>
          </w:p>
        </w:tc>
        <w:tc>
          <w:tcPr>
            <w:tcW w:w="1559" w:type="dxa"/>
          </w:tcPr>
          <w:p w14:paraId="6C0A9ABF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01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02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12.5</w:t>
            </w:r>
          </w:p>
        </w:tc>
        <w:tc>
          <w:tcPr>
            <w:tcW w:w="1701" w:type="dxa"/>
          </w:tcPr>
          <w:p w14:paraId="6DDF775D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03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04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4</w:t>
            </w:r>
          </w:p>
        </w:tc>
        <w:tc>
          <w:tcPr>
            <w:tcW w:w="1989" w:type="dxa"/>
          </w:tcPr>
          <w:p w14:paraId="30F30CDE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05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06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50</w:t>
            </w:r>
          </w:p>
        </w:tc>
      </w:tr>
      <w:tr w14:paraId="0E8F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21" w:hRule="exact"/>
          <w:ins w:id="707" w:author="Amya Liu" w:date="2026-08-04T10:38:17Z"/>
        </w:trPr>
        <w:tc>
          <w:tcPr>
            <w:tcW w:w="3256" w:type="dxa"/>
          </w:tcPr>
          <w:p w14:paraId="4363C407">
            <w:pPr>
              <w:widowControl/>
              <w:spacing w:after="0" w:line="620" w:lineRule="exact"/>
              <w:jc w:val="center"/>
              <w:rPr>
                <w:ins w:id="708" w:author="Amya Liu" w:date="2026-08-04T10:38:17Z"/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14:ligatures w14:val="none"/>
              </w:rPr>
            </w:pPr>
            <w:ins w:id="709" w:author="Amya Liu" w:date="2026-08-04T10:38:20Z">
              <w:r>
                <w:rPr>
                  <w:rFonts w:hint="eastAsia" w:ascii="仿宋_GB2312" w:hAnsi="仿宋_GB2312" w:eastAsia="仿宋_GB2312" w:cs="仿宋_GB2312"/>
                  <w:kern w:val="0"/>
                  <w:sz w:val="30"/>
                  <w:szCs w:val="30"/>
                  <w:lang w:eastAsia="zh-CN"/>
                  <w14:ligatures w14:val="none"/>
                </w:rPr>
                <w:t>合计</w:t>
              </w:r>
            </w:ins>
          </w:p>
        </w:tc>
        <w:tc>
          <w:tcPr>
            <w:tcW w:w="1559" w:type="dxa"/>
          </w:tcPr>
          <w:p w14:paraId="790A782E">
            <w:pPr>
              <w:widowControl/>
              <w:spacing w:after="0" w:line="620" w:lineRule="exact"/>
              <w:jc w:val="center"/>
              <w:rPr>
                <w:ins w:id="710" w:author="Amya Liu" w:date="2026-08-04T10:38:17Z"/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14:ligatures w14:val="none"/>
              </w:rPr>
            </w:pPr>
          </w:p>
        </w:tc>
        <w:tc>
          <w:tcPr>
            <w:tcW w:w="1701" w:type="dxa"/>
          </w:tcPr>
          <w:p w14:paraId="51DD1C7D">
            <w:pPr>
              <w:widowControl/>
              <w:spacing w:after="0" w:line="620" w:lineRule="exact"/>
              <w:jc w:val="center"/>
              <w:rPr>
                <w:ins w:id="711" w:author="Amya Liu" w:date="2026-08-04T10:38:17Z"/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14:ligatures w14:val="none"/>
              </w:rPr>
            </w:pPr>
          </w:p>
        </w:tc>
        <w:tc>
          <w:tcPr>
            <w:tcW w:w="1989" w:type="dxa"/>
          </w:tcPr>
          <w:p w14:paraId="001D7E62">
            <w:pPr>
              <w:widowControl/>
              <w:spacing w:after="0" w:line="620" w:lineRule="exact"/>
              <w:jc w:val="center"/>
              <w:rPr>
                <w:ins w:id="712" w:author="Amya Liu" w:date="2026-08-04T10:38:17Z"/>
                <w:rFonts w:hint="default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  <w14:ligatures w14:val="none"/>
              </w:rPr>
            </w:pPr>
            <w:ins w:id="713" w:author="Amya Liu" w:date="2026-08-04T10:38:22Z">
              <w:r>
                <w:rPr>
                  <w:rFonts w:hint="eastAsia" w:ascii="仿宋_GB2312" w:hAnsi="仿宋_GB2312" w:eastAsia="仿宋_GB2312" w:cs="仿宋_GB2312"/>
                  <w:kern w:val="0"/>
                  <w:sz w:val="30"/>
                  <w:szCs w:val="30"/>
                  <w:lang w:val="en-US" w:eastAsia="zh-CN"/>
                  <w14:ligatures w14:val="none"/>
                </w:rPr>
                <w:t>2625</w:t>
              </w:r>
            </w:ins>
            <w:ins w:id="714" w:author="Amya Liu" w:date="2026-08-04T10:38:23Z">
              <w:r>
                <w:rPr>
                  <w:rFonts w:hint="eastAsia" w:ascii="仿宋_GB2312" w:hAnsi="仿宋_GB2312" w:eastAsia="仿宋_GB2312" w:cs="仿宋_GB2312"/>
                  <w:kern w:val="0"/>
                  <w:sz w:val="30"/>
                  <w:szCs w:val="30"/>
                  <w:lang w:val="en-US" w:eastAsia="zh-CN"/>
                  <w14:ligatures w14:val="none"/>
                </w:rPr>
                <w:t>.6</w:t>
              </w:r>
            </w:ins>
          </w:p>
        </w:tc>
      </w:tr>
    </w:tbl>
    <w:p w14:paraId="4154A395">
      <w:pPr>
        <w:widowControl/>
        <w:spacing w:after="0" w:line="620" w:lineRule="exact"/>
        <w:rPr>
          <w:del w:id="715" w:author="Amya Liu" w:date="2026-08-04T10:38:29Z"/>
          <w:rFonts w:hint="eastAsia" w:ascii="仿宋_GB2312" w:hAnsi="仿宋_GB2312" w:eastAsia="仿宋_GB2312" w:cs="仿宋_GB2312"/>
          <w:b/>
          <w:bCs/>
          <w:sz w:val="34"/>
          <w:szCs w:val="34"/>
          <w:rPrChange w:id="716" w:author="Amya Liu" w:date="2026-08-04T10:37:38Z">
            <w:rPr>
              <w:del w:id="717" w:author="Amya Liu" w:date="2026-08-04T10:38:29Z"/>
              <w:rFonts w:ascii="方正仿宋_GBK" w:eastAsia="方正仿宋_GBK"/>
              <w:b/>
              <w:bCs/>
              <w:sz w:val="34"/>
              <w:szCs w:val="34"/>
            </w:rPr>
          </w:rPrChange>
        </w:rPr>
      </w:pPr>
      <w:del w:id="718" w:author="Amya Liu" w:date="2026-08-04T10:38:29Z">
        <w:r>
          <w:rPr>
            <w:rFonts w:hint="eastAsia" w:ascii="仿宋_GB2312" w:hAnsi="仿宋_GB2312" w:eastAsia="仿宋_GB2312" w:cs="仿宋_GB2312"/>
            <w:b/>
            <w:bCs/>
            <w:sz w:val="34"/>
            <w:szCs w:val="34"/>
            <w:rPrChange w:id="719" w:author="Amya Liu" w:date="2026-08-04T10:37:38Z">
              <w:rPr>
                <w:rFonts w:hint="eastAsia" w:ascii="方正仿宋_GBK" w:eastAsia="方正仿宋_GBK"/>
                <w:b/>
                <w:bCs/>
                <w:sz w:val="34"/>
                <w:szCs w:val="34"/>
              </w:rPr>
            </w:rPrChange>
          </w:rPr>
          <w:delText>两个校区总预算合计</w:delText>
        </w:r>
      </w:del>
      <w:del w:id="721" w:author="Amya Liu" w:date="2026-08-04T10:38:29Z">
        <w:r>
          <w:rPr>
            <w:rFonts w:hint="eastAsia" w:ascii="仿宋_GB2312" w:hAnsi="仿宋_GB2312" w:eastAsia="仿宋_GB2312" w:cs="仿宋_GB2312"/>
            <w:b/>
            <w:bCs/>
            <w:sz w:val="34"/>
            <w:szCs w:val="34"/>
            <w:rPrChange w:id="722" w:author="Amya Liu" w:date="2026-08-04T10:37:38Z">
              <w:rPr>
                <w:rFonts w:hint="eastAsia" w:ascii="Times New Roman" w:hAnsi="Times New Roman" w:eastAsia="方正仿宋_GBK" w:cs="Times New Roman"/>
                <w:b/>
                <w:bCs/>
                <w:sz w:val="34"/>
                <w:szCs w:val="34"/>
              </w:rPr>
            </w:rPrChange>
          </w:rPr>
          <w:delText>2625.6</w:delText>
        </w:r>
      </w:del>
      <w:del w:id="724" w:author="Amya Liu" w:date="2026-08-04T10:38:29Z">
        <w:r>
          <w:rPr>
            <w:rFonts w:hint="eastAsia" w:ascii="仿宋_GB2312" w:hAnsi="仿宋_GB2312" w:eastAsia="仿宋_GB2312" w:cs="仿宋_GB2312"/>
            <w:b/>
            <w:bCs/>
            <w:sz w:val="34"/>
            <w:szCs w:val="34"/>
            <w:rPrChange w:id="725" w:author="Amya Liu" w:date="2026-08-04T10:37:38Z">
              <w:rPr>
                <w:rFonts w:hint="eastAsia" w:ascii="方正仿宋_GBK" w:eastAsia="方正仿宋_GBK"/>
                <w:b/>
                <w:bCs/>
                <w:sz w:val="34"/>
                <w:szCs w:val="34"/>
              </w:rPr>
            </w:rPrChange>
          </w:rPr>
          <w:delText>元</w:delText>
        </w:r>
      </w:del>
    </w:p>
    <w:p w14:paraId="15F51859">
      <w:pPr>
        <w:widowControl/>
        <w:spacing w:after="0" w:line="620" w:lineRule="exact"/>
        <w:rPr>
          <w:rFonts w:hint="eastAsia" w:ascii="仿宋_GB2312" w:hAnsi="仿宋_GB2312" w:eastAsia="仿宋_GB2312" w:cs="仿宋_GB2312"/>
          <w:sz w:val="34"/>
          <w:szCs w:val="34"/>
          <w:rPrChange w:id="727" w:author="Amya Liu" w:date="2026-08-04T10:37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</w:pPr>
      <w:r>
        <w:rPr>
          <w:rFonts w:hint="eastAsia" w:ascii="仿宋_GB2312" w:hAnsi="仿宋_GB2312" w:eastAsia="仿宋_GB2312" w:cs="仿宋_GB2312"/>
          <w:sz w:val="34"/>
          <w:szCs w:val="34"/>
          <w:rPrChange w:id="728" w:author="Amya Liu" w:date="2026-08-04T10:37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2</w:t>
      </w:r>
      <w:r>
        <w:rPr>
          <w:rFonts w:hint="eastAsia" w:ascii="仿宋_GB2312" w:hAnsi="仿宋_GB2312" w:eastAsia="仿宋_GB2312" w:cs="仿宋_GB2312"/>
          <w:sz w:val="34"/>
          <w:szCs w:val="34"/>
          <w:rPrChange w:id="729" w:author="Amya Liu" w:date="2026-08-04T10:37:38Z">
            <w:rPr>
              <w:rFonts w:hint="eastAsia" w:ascii="方正仿宋_GBK" w:eastAsia="方正仿宋_GBK"/>
              <w:sz w:val="34"/>
              <w:szCs w:val="34"/>
            </w:rPr>
          </w:rPrChange>
        </w:rPr>
        <w:t>、采取</w:t>
      </w:r>
      <w:r>
        <w:rPr>
          <w:rFonts w:hint="eastAsia" w:ascii="仿宋_GB2312" w:hAnsi="仿宋_GB2312" w:eastAsia="仿宋_GB2312" w:cs="仿宋_GB2312"/>
          <w:sz w:val="34"/>
          <w:szCs w:val="34"/>
          <w:rPrChange w:id="730" w:author="Amya Liu" w:date="2026-08-04T10:37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桁架展板方案</w:t>
      </w:r>
    </w:p>
    <w:tbl>
      <w:tblPr>
        <w:tblStyle w:val="16"/>
        <w:tblW w:w="8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1559"/>
        <w:gridCol w:w="1701"/>
        <w:gridCol w:w="1989"/>
      </w:tblGrid>
      <w:tr w14:paraId="3C67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52686050">
            <w:pPr>
              <w:widowControl/>
              <w:spacing w:after="0" w:line="620" w:lineRule="exact"/>
              <w:ind w:firstLine="600" w:firstLineChars="200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731" w:author="Amya Liu" w:date="2026-08-04T10:37:38Z">
                  <w:rPr>
                    <w:rFonts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732" w:author="Amya Liu" w:date="2026-08-04T10:37:38Z">
                  <w:rPr>
                    <w:rFonts w:hint="eastAsia"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物资</w:t>
            </w:r>
          </w:p>
        </w:tc>
        <w:tc>
          <w:tcPr>
            <w:tcW w:w="1559" w:type="dxa"/>
          </w:tcPr>
          <w:p w14:paraId="0943BE19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733" w:author="Amya Liu" w:date="2026-08-04T10:37:38Z">
                  <w:rPr>
                    <w:rFonts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734" w:author="Amya Liu" w:date="2026-08-04T10:37:38Z">
                  <w:rPr>
                    <w:rFonts w:hint="eastAsia"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单价</w:t>
            </w:r>
          </w:p>
        </w:tc>
        <w:tc>
          <w:tcPr>
            <w:tcW w:w="1701" w:type="dxa"/>
          </w:tcPr>
          <w:p w14:paraId="06E0812E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735" w:author="Amya Liu" w:date="2026-08-04T10:37:38Z">
                  <w:rPr>
                    <w:rFonts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30"/>
                <w:szCs w:val="30"/>
                <w:lang w:eastAsia="zh-CN"/>
                <w:rPrChange w:id="736" w:author="Amya Liu" w:date="2026-08-04T10:37:38Z">
                  <w:rPr>
                    <w:rFonts w:hint="eastAsia" w:ascii="方正仿宋_GBK" w:hAnsi="等线" w:eastAsia="方正仿宋_GBK"/>
                    <w:color w:val="000000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数量</w:t>
            </w:r>
          </w:p>
        </w:tc>
        <w:tc>
          <w:tcPr>
            <w:tcW w:w="1989" w:type="dxa"/>
          </w:tcPr>
          <w:p w14:paraId="6DC868BF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37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38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预算</w:t>
            </w:r>
          </w:p>
        </w:tc>
      </w:tr>
      <w:tr w14:paraId="1A87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5361791B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739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0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桁架全流程服务</w:t>
            </w:r>
          </w:p>
        </w:tc>
        <w:tc>
          <w:tcPr>
            <w:tcW w:w="1559" w:type="dxa"/>
          </w:tcPr>
          <w:p w14:paraId="5D6FF52C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1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2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700</w:t>
            </w:r>
          </w:p>
        </w:tc>
        <w:tc>
          <w:tcPr>
            <w:tcW w:w="1701" w:type="dxa"/>
          </w:tcPr>
          <w:p w14:paraId="2B1D763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3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4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</w:t>
            </w:r>
          </w:p>
        </w:tc>
        <w:tc>
          <w:tcPr>
            <w:tcW w:w="1989" w:type="dxa"/>
          </w:tcPr>
          <w:p w14:paraId="244C348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5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6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1400</w:t>
            </w:r>
          </w:p>
        </w:tc>
      </w:tr>
      <w:tr w14:paraId="600B1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4BC86AD8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747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8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拍立得相纸</w:t>
            </w:r>
          </w:p>
        </w:tc>
        <w:tc>
          <w:tcPr>
            <w:tcW w:w="1559" w:type="dxa"/>
          </w:tcPr>
          <w:p w14:paraId="62B7CD90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49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0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6</w:t>
            </w:r>
          </w:p>
        </w:tc>
        <w:tc>
          <w:tcPr>
            <w:tcW w:w="1701" w:type="dxa"/>
          </w:tcPr>
          <w:p w14:paraId="4055F92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1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2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22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3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</w:p>
        </w:tc>
        <w:tc>
          <w:tcPr>
            <w:tcW w:w="1989" w:type="dxa"/>
          </w:tcPr>
          <w:p w14:paraId="3D4375CD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4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5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132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6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</w:p>
        </w:tc>
      </w:tr>
      <w:tr w14:paraId="5483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25216807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757" w:author="Amya Liu" w:date="2026-08-04T10:37:38Z">
                  <w:rPr>
                    <w:rFonts w:ascii="方正仿宋_GBK" w:eastAsia="方正仿宋_GBK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8" w:author="Amya Liu" w:date="2026-08-04T10:37:38Z">
                  <w:rPr>
                    <w:rFonts w:hint="eastAsia" w:ascii="方正仿宋_GBK" w:eastAsia="方正仿宋_GBK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拍立得相机</w:t>
            </w:r>
          </w:p>
        </w:tc>
        <w:tc>
          <w:tcPr>
            <w:tcW w:w="1559" w:type="dxa"/>
          </w:tcPr>
          <w:p w14:paraId="0DA09F1A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59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0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350</w:t>
            </w:r>
          </w:p>
        </w:tc>
        <w:tc>
          <w:tcPr>
            <w:tcW w:w="1701" w:type="dxa"/>
          </w:tcPr>
          <w:p w14:paraId="660451A7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1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2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</w:t>
            </w:r>
          </w:p>
        </w:tc>
        <w:tc>
          <w:tcPr>
            <w:tcW w:w="1989" w:type="dxa"/>
          </w:tcPr>
          <w:p w14:paraId="4EBD7020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3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4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70</w:t>
            </w: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5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0</w:t>
            </w:r>
          </w:p>
        </w:tc>
      </w:tr>
      <w:tr w14:paraId="27460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4BC07B6E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6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7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KT板及道具</w:t>
            </w:r>
          </w:p>
        </w:tc>
        <w:tc>
          <w:tcPr>
            <w:tcW w:w="1559" w:type="dxa"/>
          </w:tcPr>
          <w:p w14:paraId="324C0CD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8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69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200</w:t>
            </w:r>
          </w:p>
        </w:tc>
        <w:tc>
          <w:tcPr>
            <w:tcW w:w="1701" w:type="dxa"/>
          </w:tcPr>
          <w:p w14:paraId="2A94904F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70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71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2</w:t>
            </w:r>
          </w:p>
        </w:tc>
        <w:tc>
          <w:tcPr>
            <w:tcW w:w="1989" w:type="dxa"/>
          </w:tcPr>
          <w:p w14:paraId="2070ED2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72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73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400</w:t>
            </w:r>
          </w:p>
        </w:tc>
      </w:tr>
      <w:tr w14:paraId="535B6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5FED3655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en-US"/>
                <w:rPrChange w:id="774" w:author="Amya Liu" w:date="2026-08-04T10:38:14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775" w:author="Amya Liu" w:date="2026-08-04T10:38:14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矿泉水（箱）</w:t>
            </w:r>
          </w:p>
        </w:tc>
        <w:tc>
          <w:tcPr>
            <w:tcW w:w="1559" w:type="dxa"/>
          </w:tcPr>
          <w:p w14:paraId="2A4A4102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en-US"/>
                <w:rPrChange w:id="776" w:author="Amya Liu" w:date="2026-08-04T10:38:14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777" w:author="Amya Liu" w:date="2026-08-04T10:38:14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8.9</w:t>
            </w:r>
          </w:p>
        </w:tc>
        <w:tc>
          <w:tcPr>
            <w:tcW w:w="1701" w:type="dxa"/>
          </w:tcPr>
          <w:p w14:paraId="7DACB34D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en-US"/>
                <w:rPrChange w:id="778" w:author="Amya Liu" w:date="2026-08-04T10:38:14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779" w:author="Amya Liu" w:date="2026-08-04T10:38:14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4</w:t>
            </w:r>
          </w:p>
        </w:tc>
        <w:tc>
          <w:tcPr>
            <w:tcW w:w="1989" w:type="dxa"/>
          </w:tcPr>
          <w:p w14:paraId="65679F69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en-US"/>
                <w:rPrChange w:id="780" w:author="Amya Liu" w:date="2026-08-04T10:38:14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highlight w:val="yellow"/>
                <w:lang w:eastAsia="zh-CN"/>
                <w:rPrChange w:id="781" w:author="Amya Liu" w:date="2026-08-04T10:38:14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35.6</w:t>
            </w:r>
          </w:p>
        </w:tc>
      </w:tr>
      <w:tr w14:paraId="7C47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3256" w:type="dxa"/>
          </w:tcPr>
          <w:p w14:paraId="429C79C8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782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83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冰凉贴（20片一袋）</w:t>
            </w:r>
          </w:p>
        </w:tc>
        <w:tc>
          <w:tcPr>
            <w:tcW w:w="1559" w:type="dxa"/>
          </w:tcPr>
          <w:p w14:paraId="07F8C327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784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85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12.5</w:t>
            </w:r>
          </w:p>
        </w:tc>
        <w:tc>
          <w:tcPr>
            <w:tcW w:w="1701" w:type="dxa"/>
          </w:tcPr>
          <w:p w14:paraId="6D636C4F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786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87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4</w:t>
            </w:r>
          </w:p>
        </w:tc>
        <w:tc>
          <w:tcPr>
            <w:tcW w:w="1989" w:type="dxa"/>
          </w:tcPr>
          <w:p w14:paraId="1A3EF4EF">
            <w:pPr>
              <w:widowControl/>
              <w:spacing w:after="0" w:line="62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en-US"/>
                <w:rPrChange w:id="788" w:author="Amya Liu" w:date="2026-08-04T10:37:38Z">
                  <w:rPr>
                    <w:rFonts w:ascii="Times New Roman" w:hAnsi="Times New Roman" w:eastAsia="方正仿宋_GBK" w:cs="Times New Roman"/>
                    <w:kern w:val="0"/>
                    <w:sz w:val="30"/>
                    <w:szCs w:val="30"/>
                    <w:lang w:eastAsia="en-US"/>
                    <w14:ligatures w14:val="none"/>
                  </w:rPr>
                </w:rPrChange>
                <w14:ligatures w14:val="none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:rPrChange w:id="789" w:author="Amya Liu" w:date="2026-08-04T10:37:38Z">
                  <w:rPr>
                    <w:rFonts w:hint="eastAsia" w:ascii="Times New Roman" w:hAnsi="Times New Roman" w:eastAsia="方正仿宋_GBK" w:cs="Times New Roman"/>
                    <w:kern w:val="0"/>
                    <w:sz w:val="30"/>
                    <w:szCs w:val="30"/>
                    <w:lang w:eastAsia="zh-CN"/>
                    <w14:ligatures w14:val="none"/>
                  </w:rPr>
                </w:rPrChange>
                <w14:ligatures w14:val="none"/>
              </w:rPr>
              <w:t>50</w:t>
            </w:r>
          </w:p>
        </w:tc>
      </w:tr>
      <w:tr w14:paraId="38991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  <w:ins w:id="790" w:author="Amya Liu" w:date="2026-08-04T10:37:54Z"/>
        </w:trPr>
        <w:tc>
          <w:tcPr>
            <w:tcW w:w="3256" w:type="dxa"/>
          </w:tcPr>
          <w:p w14:paraId="62D8EA49">
            <w:pPr>
              <w:widowControl/>
              <w:spacing w:after="0" w:line="620" w:lineRule="exact"/>
              <w:jc w:val="center"/>
              <w:rPr>
                <w:ins w:id="791" w:author="Amya Liu" w:date="2026-08-04T10:37:54Z"/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14:ligatures w14:val="none"/>
              </w:rPr>
            </w:pPr>
            <w:ins w:id="792" w:author="Amya Liu" w:date="2026-08-04T10:37:56Z">
              <w:r>
                <w:rPr>
                  <w:rFonts w:hint="eastAsia" w:ascii="仿宋_GB2312" w:hAnsi="仿宋_GB2312" w:eastAsia="仿宋_GB2312" w:cs="仿宋_GB2312"/>
                  <w:kern w:val="0"/>
                  <w:sz w:val="30"/>
                  <w:szCs w:val="30"/>
                  <w:lang w:eastAsia="zh-CN"/>
                  <w14:ligatures w14:val="none"/>
                </w:rPr>
                <w:t>合计</w:t>
              </w:r>
            </w:ins>
          </w:p>
        </w:tc>
        <w:tc>
          <w:tcPr>
            <w:tcW w:w="1559" w:type="dxa"/>
          </w:tcPr>
          <w:p w14:paraId="2B399ABE">
            <w:pPr>
              <w:widowControl/>
              <w:spacing w:after="0" w:line="620" w:lineRule="exact"/>
              <w:jc w:val="center"/>
              <w:rPr>
                <w:ins w:id="793" w:author="Amya Liu" w:date="2026-08-04T10:37:54Z"/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14:ligatures w14:val="none"/>
              </w:rPr>
            </w:pPr>
          </w:p>
        </w:tc>
        <w:tc>
          <w:tcPr>
            <w:tcW w:w="1701" w:type="dxa"/>
          </w:tcPr>
          <w:p w14:paraId="3D77C939">
            <w:pPr>
              <w:widowControl/>
              <w:spacing w:after="0" w:line="620" w:lineRule="exact"/>
              <w:jc w:val="center"/>
              <w:rPr>
                <w:ins w:id="794" w:author="Amya Liu" w:date="2026-08-04T10:37:54Z"/>
                <w:rFonts w:hint="eastAsia" w:ascii="仿宋_GB2312" w:hAnsi="仿宋_GB2312" w:eastAsia="仿宋_GB2312" w:cs="仿宋_GB2312"/>
                <w:kern w:val="0"/>
                <w:sz w:val="30"/>
                <w:szCs w:val="30"/>
                <w:lang w:eastAsia="zh-CN"/>
                <w14:ligatures w14:val="none"/>
              </w:rPr>
            </w:pPr>
          </w:p>
        </w:tc>
        <w:tc>
          <w:tcPr>
            <w:tcW w:w="1989" w:type="dxa"/>
          </w:tcPr>
          <w:p w14:paraId="61933CF5">
            <w:pPr>
              <w:widowControl/>
              <w:spacing w:after="0" w:line="620" w:lineRule="exact"/>
              <w:jc w:val="center"/>
              <w:rPr>
                <w:ins w:id="795" w:author="Amya Liu" w:date="2026-08-04T10:37:54Z"/>
                <w:rFonts w:hint="default" w:ascii="仿宋_GB2312" w:hAnsi="仿宋_GB2312" w:eastAsia="仿宋_GB2312" w:cs="仿宋_GB2312"/>
                <w:kern w:val="0"/>
                <w:sz w:val="30"/>
                <w:szCs w:val="30"/>
                <w:lang w:val="en-US" w:eastAsia="zh-CN"/>
                <w14:ligatures w14:val="none"/>
              </w:rPr>
            </w:pPr>
            <w:ins w:id="796" w:author="Amya Liu" w:date="2026-08-04T10:38:05Z">
              <w:r>
                <w:rPr>
                  <w:rFonts w:hint="eastAsia" w:ascii="仿宋_GB2312" w:hAnsi="仿宋_GB2312" w:eastAsia="仿宋_GB2312" w:cs="仿宋_GB2312"/>
                  <w:kern w:val="0"/>
                  <w:sz w:val="30"/>
                  <w:szCs w:val="30"/>
                  <w:lang w:val="en-US" w:eastAsia="zh-CN"/>
                  <w14:ligatures w14:val="none"/>
                </w:rPr>
                <w:t>390</w:t>
              </w:r>
            </w:ins>
            <w:ins w:id="797" w:author="Amya Liu" w:date="2026-08-04T10:38:06Z">
              <w:r>
                <w:rPr>
                  <w:rFonts w:hint="eastAsia" w:ascii="仿宋_GB2312" w:hAnsi="仿宋_GB2312" w:eastAsia="仿宋_GB2312" w:cs="仿宋_GB2312"/>
                  <w:kern w:val="0"/>
                  <w:sz w:val="30"/>
                  <w:szCs w:val="30"/>
                  <w:lang w:val="en-US" w:eastAsia="zh-CN"/>
                  <w14:ligatures w14:val="none"/>
                </w:rPr>
                <w:t>5</w:t>
              </w:r>
            </w:ins>
            <w:ins w:id="798" w:author="Amya Liu" w:date="2026-08-04T10:38:07Z">
              <w:r>
                <w:rPr>
                  <w:rFonts w:hint="eastAsia" w:ascii="仿宋_GB2312" w:hAnsi="仿宋_GB2312" w:eastAsia="仿宋_GB2312" w:cs="仿宋_GB2312"/>
                  <w:kern w:val="0"/>
                  <w:sz w:val="30"/>
                  <w:szCs w:val="30"/>
                  <w:lang w:val="en-US" w:eastAsia="zh-CN"/>
                  <w14:ligatures w14:val="none"/>
                </w:rPr>
                <w:t>.6</w:t>
              </w:r>
            </w:ins>
          </w:p>
        </w:tc>
      </w:tr>
    </w:tbl>
    <w:p w14:paraId="0F1D59F4">
      <w:pPr>
        <w:widowControl/>
        <w:spacing w:after="0" w:line="620" w:lineRule="exact"/>
        <w:ind w:firstLine="683" w:firstLineChars="200"/>
        <w:rPr>
          <w:del w:id="800" w:author="Amya Liu" w:date="2026-08-04T10:38:09Z"/>
          <w:rFonts w:hint="eastAsia" w:ascii="仿宋_GB2312" w:hAnsi="仿宋_GB2312" w:eastAsia="仿宋_GB2312" w:cs="仿宋_GB2312"/>
          <w:b/>
          <w:bCs/>
          <w:sz w:val="34"/>
          <w:szCs w:val="34"/>
          <w:rPrChange w:id="801" w:author="Amya Liu" w:date="2026-08-04T10:37:38Z">
            <w:rPr>
              <w:del w:id="802" w:author="Amya Liu" w:date="2026-08-04T10:38:09Z"/>
              <w:rFonts w:ascii="方正仿宋_GBK" w:eastAsia="方正仿宋_GBK"/>
              <w:b/>
              <w:bCs/>
              <w:sz w:val="34"/>
              <w:szCs w:val="34"/>
            </w:rPr>
          </w:rPrChange>
        </w:rPr>
        <w:pPrChange w:id="799" w:author="Amya Liu" w:date="2026-08-04T10:37:50Z">
          <w:pPr>
            <w:widowControl/>
            <w:spacing w:after="0" w:line="620" w:lineRule="exact"/>
          </w:pPr>
        </w:pPrChange>
      </w:pPr>
      <w:del w:id="803" w:author="Amya Liu" w:date="2026-08-04T10:38:09Z">
        <w:r>
          <w:rPr>
            <w:rFonts w:hint="eastAsia" w:ascii="仿宋_GB2312" w:hAnsi="仿宋_GB2312" w:eastAsia="仿宋_GB2312" w:cs="仿宋_GB2312"/>
            <w:b/>
            <w:bCs/>
            <w:sz w:val="34"/>
            <w:szCs w:val="34"/>
            <w:rPrChange w:id="804" w:author="Amya Liu" w:date="2026-08-04T10:37:38Z">
              <w:rPr>
                <w:rFonts w:hint="eastAsia" w:ascii="方正仿宋_GBK" w:eastAsia="方正仿宋_GBK"/>
                <w:b/>
                <w:bCs/>
                <w:sz w:val="34"/>
                <w:szCs w:val="34"/>
              </w:rPr>
            </w:rPrChange>
          </w:rPr>
          <w:delText>两个校区总预算合计</w:delText>
        </w:r>
      </w:del>
      <w:del w:id="806" w:author="Amya Liu" w:date="2026-08-04T10:38:09Z">
        <w:r>
          <w:rPr>
            <w:rFonts w:hint="eastAsia" w:ascii="仿宋_GB2312" w:hAnsi="仿宋_GB2312" w:eastAsia="仿宋_GB2312" w:cs="仿宋_GB2312"/>
            <w:b/>
            <w:bCs/>
            <w:sz w:val="34"/>
            <w:szCs w:val="34"/>
            <w:rPrChange w:id="807" w:author="Amya Liu" w:date="2026-08-04T10:37:38Z">
              <w:rPr>
                <w:rFonts w:hint="eastAsia" w:ascii="Times New Roman" w:hAnsi="Times New Roman" w:eastAsia="方正仿宋_GBK" w:cs="Times New Roman"/>
                <w:b/>
                <w:bCs/>
                <w:sz w:val="34"/>
                <w:szCs w:val="34"/>
              </w:rPr>
            </w:rPrChange>
          </w:rPr>
          <w:delText>3905.6</w:delText>
        </w:r>
      </w:del>
      <w:del w:id="809" w:author="Amya Liu" w:date="2026-08-04T10:38:09Z">
        <w:r>
          <w:rPr>
            <w:rFonts w:hint="eastAsia" w:ascii="仿宋_GB2312" w:hAnsi="仿宋_GB2312" w:eastAsia="仿宋_GB2312" w:cs="仿宋_GB2312"/>
            <w:b/>
            <w:bCs/>
            <w:sz w:val="34"/>
            <w:szCs w:val="34"/>
            <w:rPrChange w:id="810" w:author="Amya Liu" w:date="2026-08-04T10:37:38Z">
              <w:rPr>
                <w:rFonts w:hint="eastAsia" w:ascii="方正仿宋_GBK" w:eastAsia="方正仿宋_GBK"/>
                <w:b/>
                <w:bCs/>
                <w:sz w:val="34"/>
                <w:szCs w:val="34"/>
              </w:rPr>
            </w:rPrChange>
          </w:rPr>
          <w:delText>元</w:delText>
        </w:r>
      </w:del>
    </w:p>
    <w:p w14:paraId="5214CB30">
      <w:pPr>
        <w:widowControl/>
        <w:spacing w:after="0" w:line="620" w:lineRule="exact"/>
        <w:ind w:firstLine="680" w:firstLineChars="200"/>
        <w:rPr>
          <w:rFonts w:hint="eastAsia" w:ascii="黑体-简" w:hAnsi="黑体-简" w:eastAsia="黑体-简" w:cs="黑体-简"/>
          <w:sz w:val="34"/>
          <w:szCs w:val="34"/>
          <w:rPrChange w:id="813" w:author="Amya Liu" w:date="2026-08-04T10:37:42Z">
            <w:rPr>
              <w:rFonts w:ascii="方正黑体_GBK" w:eastAsia="方正黑体_GBK"/>
              <w:sz w:val="34"/>
              <w:szCs w:val="34"/>
            </w:rPr>
          </w:rPrChange>
        </w:rPr>
        <w:pPrChange w:id="812" w:author="Amya Liu" w:date="2026-08-04T10:37:50Z">
          <w:pPr>
            <w:widowControl/>
            <w:spacing w:after="0" w:line="620" w:lineRule="exact"/>
          </w:pPr>
        </w:pPrChange>
      </w:pPr>
      <w:r>
        <w:rPr>
          <w:rFonts w:hint="eastAsia" w:ascii="黑体-简" w:hAnsi="黑体-简" w:eastAsia="黑体-简" w:cs="黑体-简"/>
          <w:sz w:val="34"/>
          <w:szCs w:val="34"/>
          <w:rPrChange w:id="814" w:author="Amya Liu" w:date="2026-08-04T10:37:42Z">
            <w:rPr>
              <w:rFonts w:hint="eastAsia" w:ascii="方正黑体_GBK" w:eastAsia="方正黑体_GBK"/>
              <w:sz w:val="34"/>
              <w:szCs w:val="34"/>
            </w:rPr>
          </w:rPrChange>
        </w:rPr>
        <w:t>十一、应急预案</w:t>
      </w:r>
    </w:p>
    <w:p w14:paraId="6AE2DFF0">
      <w:pPr>
        <w:spacing w:after="0" w:line="620" w:lineRule="exact"/>
        <w:ind w:left="-6" w:firstLine="680" w:firstLineChars="200"/>
        <w:rPr>
          <w:rFonts w:hint="eastAsia" w:ascii="仿宋_GB2312" w:hAnsi="仿宋_GB2312" w:eastAsia="仿宋_GB2312" w:cs="仿宋_GB2312"/>
          <w:sz w:val="34"/>
          <w:szCs w:val="34"/>
          <w:rPrChange w:id="816" w:author="Amya Liu" w:date="2026-08-04T10:37:38Z">
            <w:rPr>
              <w:rFonts w:ascii="方正仿宋_GBK" w:eastAsia="方正仿宋_GBK"/>
              <w:sz w:val="34"/>
              <w:szCs w:val="34"/>
            </w:rPr>
          </w:rPrChange>
        </w:rPr>
        <w:pPrChange w:id="815" w:author="Amya Liu" w:date="2026-08-04T10:37:50Z">
          <w:pPr>
            <w:spacing w:after="0" w:line="620" w:lineRule="exact"/>
            <w:ind w:left="-6"/>
          </w:pPr>
        </w:pPrChange>
      </w:pPr>
      <w:r>
        <w:rPr>
          <w:rFonts w:hint="eastAsia" w:ascii="仿宋_GB2312" w:hAnsi="仿宋_GB2312" w:eastAsia="仿宋_GB2312" w:cs="仿宋_GB2312"/>
          <w:sz w:val="34"/>
          <w:szCs w:val="34"/>
          <w:rPrChange w:id="817" w:author="Amya Liu" w:date="2026-08-04T10:37:38Z">
            <w:rPr>
              <w:rFonts w:ascii="Times New Roman" w:hAnsi="Times New Roman" w:eastAsia="方正仿宋_GBK" w:cs="Times New Roman"/>
              <w:sz w:val="34"/>
              <w:szCs w:val="34"/>
            </w:rPr>
          </w:rPrChange>
        </w:rPr>
        <w:t>1</w:t>
      </w:r>
      <w:r>
        <w:rPr>
          <w:rFonts w:hint="eastAsia" w:ascii="仿宋_GB2312" w:hAnsi="仿宋_GB2312" w:eastAsia="仿宋_GB2312" w:cs="仿宋_GB2312"/>
          <w:sz w:val="34"/>
          <w:szCs w:val="34"/>
          <w:rPrChange w:id="818" w:author="Amya Liu" w:date="2026-08-04T10:37:38Z">
            <w:rPr>
              <w:rFonts w:hint="eastAsia" w:ascii="方正仿宋_GBK" w:hAnsi="Times New Roman" w:eastAsia="方正仿宋_GBK" w:cs="Times New Roman"/>
              <w:sz w:val="34"/>
              <w:szCs w:val="34"/>
            </w:rPr>
          </w:rPrChange>
        </w:rPr>
        <w:t>、</w:t>
      </w:r>
      <w:r>
        <w:rPr>
          <w:rFonts w:hint="eastAsia" w:ascii="仿宋_GB2312" w:hAnsi="仿宋_GB2312" w:eastAsia="仿宋_GB2312" w:cs="仿宋_GB2312"/>
          <w:sz w:val="34"/>
          <w:szCs w:val="34"/>
          <w:rPrChange w:id="819" w:author="Amya Liu" w:date="2026-08-04T10:37:38Z">
            <w:rPr>
              <w:rFonts w:hint="eastAsia" w:ascii="方正仿宋_GBK" w:eastAsia="方正仿宋_GBK"/>
              <w:sz w:val="34"/>
              <w:szCs w:val="34"/>
            </w:rPr>
          </w:rPrChange>
        </w:rPr>
        <w:t>如遇特殊天气，需要工作人员提前准备好雨伞等相关雨具，同时需要避免现场物资被淋湿。</w:t>
      </w:r>
    </w:p>
    <w:p w14:paraId="07B55E2D">
      <w:pPr>
        <w:spacing w:after="0" w:line="620" w:lineRule="exact"/>
        <w:ind w:left="-5" w:firstLine="680" w:firstLineChars="200"/>
        <w:rPr>
          <w:rFonts w:hint="eastAsia" w:ascii="仿宋_GB2312" w:hAnsi="仿宋_GB2312" w:eastAsia="仿宋_GB2312" w:cs="仿宋_GB2312"/>
          <w:sz w:val="34"/>
          <w:szCs w:val="34"/>
          <w:rPrChange w:id="821" w:author="Amya Liu" w:date="2026-08-04T10:37:38Z">
            <w:rPr>
              <w:rFonts w:ascii="方正仿宋_GBK" w:eastAsia="方正仿宋_GBK"/>
              <w:sz w:val="34"/>
              <w:szCs w:val="34"/>
            </w:rPr>
          </w:rPrChange>
        </w:rPr>
        <w:pPrChange w:id="820" w:author="Amya Liu" w:date="2026-08-04T10:37:50Z">
          <w:pPr>
            <w:spacing w:after="0" w:line="620" w:lineRule="exact"/>
            <w:ind w:left="-5"/>
          </w:pPr>
        </w:pPrChange>
      </w:pPr>
      <w:r>
        <w:rPr>
          <w:rFonts w:hint="eastAsia" w:ascii="仿宋_GB2312" w:hAnsi="仿宋_GB2312" w:eastAsia="仿宋_GB2312" w:cs="仿宋_GB2312"/>
          <w:sz w:val="34"/>
          <w:szCs w:val="34"/>
          <w:rPrChange w:id="822" w:author="Amya Liu" w:date="2026-08-04T10:37:38Z">
            <w:rPr>
              <w:rFonts w:hint="eastAsia" w:ascii="Times New Roman" w:hAnsi="Times New Roman" w:eastAsia="方正仿宋_GBK" w:cs="Times New Roman"/>
              <w:sz w:val="34"/>
              <w:szCs w:val="34"/>
            </w:rPr>
          </w:rPrChange>
        </w:rPr>
        <w:t>2</w:t>
      </w:r>
      <w:r>
        <w:rPr>
          <w:rFonts w:hint="eastAsia" w:ascii="仿宋_GB2312" w:hAnsi="仿宋_GB2312" w:eastAsia="仿宋_GB2312" w:cs="仿宋_GB2312"/>
          <w:sz w:val="34"/>
          <w:szCs w:val="34"/>
          <w:rPrChange w:id="823" w:author="Amya Liu" w:date="2026-08-04T10:37:38Z">
            <w:rPr>
              <w:rFonts w:hint="eastAsia" w:ascii="方正仿宋_GBK" w:hAnsi="Times New Roman" w:eastAsia="方正仿宋_GBK" w:cs="Times New Roman"/>
              <w:sz w:val="34"/>
              <w:szCs w:val="34"/>
            </w:rPr>
          </w:rPrChange>
        </w:rPr>
        <w:t>、</w:t>
      </w:r>
      <w:r>
        <w:rPr>
          <w:rFonts w:hint="eastAsia" w:ascii="仿宋_GB2312" w:hAnsi="仿宋_GB2312" w:eastAsia="仿宋_GB2312" w:cs="仿宋_GB2312"/>
          <w:sz w:val="34"/>
          <w:szCs w:val="34"/>
          <w:rPrChange w:id="824" w:author="Amya Liu" w:date="2026-08-04T10:37:38Z">
            <w:rPr>
              <w:rFonts w:hint="eastAsia" w:ascii="方正仿宋_GBK" w:eastAsia="方正仿宋_GBK"/>
              <w:sz w:val="34"/>
              <w:szCs w:val="34"/>
            </w:rPr>
          </w:rPrChange>
        </w:rPr>
        <w:t>迎新全天务必确保每个帐篷内至少有一名工作人员，如有需要提前离场请与学生会负责人联络，现场根据具体情况进行人员协调。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211" w:right="1531" w:bottom="1871" w:left="1531" w:header="851" w:footer="992" w:gutter="0"/>
      <w:pgNumType w:fmt="numberInDash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DengXian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鸿蒙黑体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书宋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仿宋_GBK">
    <w:altName w:val="仿宋-简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黑体_GBK">
    <w:altName w:val="方正小标宋简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altName w:val="方正雅意黑 GB18030L2 R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雅意黑 GB18030L2 R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方正楷体_GBK">
    <w:altName w:val="方正小标宋简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等线 Light">
    <w:altName w:val="鸿蒙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思源黑体 CN Bold">
    <w:panose1 w:val="020B0800000000000000"/>
    <w:charset w:val="86"/>
    <w:family w:val="auto"/>
    <w:pitch w:val="default"/>
    <w:sig w:usb0="20000003" w:usb1="2ADF3C10" w:usb2="00000016" w:usb3="00000000" w:csb0="6006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仿宋_GBK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64833432"/>
      <w:docPartObj>
        <w:docPartGallery w:val="AutoText"/>
      </w:docPartObj>
    </w:sdtPr>
    <w:sdtContent>
      <w:p w14:paraId="332FDC2C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rFonts w:ascii="Times New Roman" w:hAnsi="Times New Roman"/>
            <w:lang w:val="zh-CN"/>
          </w:rPr>
          <w:t>2</w:t>
        </w:r>
        <w:r>
          <w:fldChar w:fldCharType="end"/>
        </w:r>
      </w:p>
    </w:sdtContent>
  </w:sdt>
  <w:p w14:paraId="5654CC7B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5C3EA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9F745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EB48E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41443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30156">
    <w:pPr>
      <w:pStyle w:val="12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mya Liu">
    <w15:presenceInfo w15:providerId="WPS Office" w15:userId="8083454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trackRevisions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86B"/>
    <w:rsid w:val="0003356B"/>
    <w:rsid w:val="0006496C"/>
    <w:rsid w:val="00097803"/>
    <w:rsid w:val="000E571C"/>
    <w:rsid w:val="00140625"/>
    <w:rsid w:val="001E43FA"/>
    <w:rsid w:val="002330C2"/>
    <w:rsid w:val="002879A3"/>
    <w:rsid w:val="002C45A4"/>
    <w:rsid w:val="003C167E"/>
    <w:rsid w:val="004A7D12"/>
    <w:rsid w:val="004C34A8"/>
    <w:rsid w:val="004D0984"/>
    <w:rsid w:val="004D46FB"/>
    <w:rsid w:val="005E74C2"/>
    <w:rsid w:val="00631DCF"/>
    <w:rsid w:val="00660BDA"/>
    <w:rsid w:val="0067781F"/>
    <w:rsid w:val="0069184C"/>
    <w:rsid w:val="006C730C"/>
    <w:rsid w:val="00796384"/>
    <w:rsid w:val="007D1A94"/>
    <w:rsid w:val="008F6F07"/>
    <w:rsid w:val="00920B14"/>
    <w:rsid w:val="00934D75"/>
    <w:rsid w:val="009516B0"/>
    <w:rsid w:val="0096086B"/>
    <w:rsid w:val="00972084"/>
    <w:rsid w:val="00995A53"/>
    <w:rsid w:val="00A45B51"/>
    <w:rsid w:val="00A73C6D"/>
    <w:rsid w:val="00AE6BDE"/>
    <w:rsid w:val="00B3154A"/>
    <w:rsid w:val="00BF3E32"/>
    <w:rsid w:val="00D21E06"/>
    <w:rsid w:val="00DC6DCD"/>
    <w:rsid w:val="00DF12CF"/>
    <w:rsid w:val="00E3581B"/>
    <w:rsid w:val="00E81274"/>
    <w:rsid w:val="00E82B38"/>
    <w:rsid w:val="00F67009"/>
    <w:rsid w:val="00FA3420"/>
    <w:rsid w:val="00FE15A2"/>
    <w:rsid w:val="00FE23FB"/>
    <w:rsid w:val="6F9FC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5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57290-0AEB-42FA-B7D4-713B196BF70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1439</Words>
  <Characters>1526</Characters>
  <Lines>127</Lines>
  <Paragraphs>123</Paragraphs>
  <TotalTime>173</TotalTime>
  <ScaleCrop>false</ScaleCrop>
  <LinksUpToDate>false</LinksUpToDate>
  <CharactersWithSpaces>2842</CharactersWithSpaces>
  <Application>WPS Office_12.1.3.27451_F1E327BC-269C-435d-A152-05C5408002CA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2026-07-31T21:04:00Z</dcterms:created>
  <dc:creator>佳玮 冀</dc:creator>
  <cp:lastModifiedBy>Amya Liu</cp:lastModifiedBy>
  <dcterms:modified xsi:type="dcterms:W3CDTF">2026-08-04T10:39:32Z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2052-12.1.3.27451</vt:lpwstr>
  </property>
  <property fmtid="{D5CDD505-2E9C-101B-9397-08002B2CF9AE}" pid="3" name="ICV">
    <vt:lpwstr>71903F1315FB8115E450716A1D1BE4E1_42</vt:lpwstr>
  </property>
</Properties>
</file>